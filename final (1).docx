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8377B" w14:textId="77777777" w:rsidR="009414FD" w:rsidRDefault="009414FD" w:rsidP="7D9212F8">
      <w:pPr>
        <w:spacing w:line="360" w:lineRule="auto"/>
        <w:rPr>
          <w:rFonts w:asciiTheme="minorBidi" w:eastAsia="Arial" w:hAnsiTheme="minorBidi"/>
          <w:b/>
          <w:bCs/>
          <w:sz w:val="28"/>
          <w:szCs w:val="28"/>
        </w:rPr>
      </w:pPr>
    </w:p>
    <w:p w14:paraId="2401A1D3" w14:textId="77777777" w:rsidR="009414FD" w:rsidRDefault="009414FD" w:rsidP="7D9212F8">
      <w:pPr>
        <w:spacing w:line="360" w:lineRule="auto"/>
        <w:rPr>
          <w:rFonts w:asciiTheme="minorBidi" w:eastAsia="Arial" w:hAnsiTheme="minorBidi"/>
          <w:b/>
          <w:bCs/>
          <w:sz w:val="28"/>
          <w:szCs w:val="28"/>
        </w:rPr>
      </w:pPr>
    </w:p>
    <w:p w14:paraId="3F690B96" w14:textId="47F52E65" w:rsidR="7D9212F8" w:rsidRPr="00E856A4" w:rsidRDefault="7D9212F8" w:rsidP="7D9212F8">
      <w:pPr>
        <w:spacing w:line="360" w:lineRule="auto"/>
        <w:rPr>
          <w:rFonts w:asciiTheme="minorBidi" w:eastAsia="Arial" w:hAnsiTheme="minorBidi"/>
          <w:b/>
          <w:bCs/>
          <w:sz w:val="28"/>
          <w:szCs w:val="28"/>
        </w:rPr>
      </w:pPr>
      <w:r w:rsidRPr="00E856A4">
        <w:rPr>
          <w:rFonts w:asciiTheme="minorBidi" w:eastAsia="Arial" w:hAnsiTheme="minorBidi"/>
          <w:b/>
          <w:bCs/>
          <w:sz w:val="28"/>
          <w:szCs w:val="28"/>
        </w:rPr>
        <w:t>Portfolio optimization</w:t>
      </w:r>
    </w:p>
    <w:p w14:paraId="49BB9EA7" w14:textId="14AA4C75" w:rsidR="7D9212F8" w:rsidRPr="00E856A4" w:rsidRDefault="7D9212F8" w:rsidP="7D9212F8">
      <w:pPr>
        <w:spacing w:line="360" w:lineRule="auto"/>
        <w:rPr>
          <w:rFonts w:asciiTheme="minorBidi" w:eastAsia="Arial" w:hAnsiTheme="minorBidi"/>
          <w:color w:val="333333"/>
        </w:rPr>
      </w:pPr>
      <w:r w:rsidRPr="00E856A4">
        <w:rPr>
          <w:rFonts w:asciiTheme="minorBidi" w:eastAsia="Arial" w:hAnsiTheme="minorBidi"/>
        </w:rPr>
        <w:t xml:space="preserve">by: </w:t>
      </w:r>
      <w:proofErr w:type="spellStart"/>
      <w:r w:rsidRPr="00E856A4">
        <w:rPr>
          <w:rFonts w:asciiTheme="minorBidi" w:eastAsia="Arial" w:hAnsiTheme="minorBidi"/>
        </w:rPr>
        <w:t>Ekapope</w:t>
      </w:r>
      <w:proofErr w:type="spellEnd"/>
      <w:r w:rsidRPr="00E856A4">
        <w:rPr>
          <w:rFonts w:asciiTheme="minorBidi" w:eastAsia="Arial" w:hAnsiTheme="minorBidi"/>
        </w:rPr>
        <w:t xml:space="preserve"> </w:t>
      </w:r>
      <w:proofErr w:type="spellStart"/>
      <w:proofErr w:type="gramStart"/>
      <w:r w:rsidRPr="00E856A4">
        <w:rPr>
          <w:rFonts w:asciiTheme="minorBidi" w:eastAsia="Arial" w:hAnsiTheme="minorBidi"/>
          <w:color w:val="333333"/>
        </w:rPr>
        <w:t>Viriyakovithya</w:t>
      </w:r>
      <w:proofErr w:type="spellEnd"/>
      <w:r w:rsidRPr="00E856A4">
        <w:rPr>
          <w:rFonts w:asciiTheme="minorBidi" w:eastAsia="Arial" w:hAnsiTheme="minorBidi"/>
          <w:color w:val="333333"/>
        </w:rPr>
        <w:t xml:space="preserve"> ,</w:t>
      </w:r>
      <w:proofErr w:type="gramEnd"/>
      <w:r w:rsidRPr="00E856A4">
        <w:rPr>
          <w:rFonts w:asciiTheme="minorBidi" w:eastAsia="Arial" w:hAnsiTheme="minorBidi"/>
          <w:color w:val="333333"/>
        </w:rPr>
        <w:t xml:space="preserve"> James Ponce, Deborah KEWON , Saeed </w:t>
      </w:r>
      <w:proofErr w:type="spellStart"/>
      <w:r w:rsidRPr="00E856A4">
        <w:rPr>
          <w:rFonts w:asciiTheme="minorBidi" w:eastAsia="Arial" w:hAnsiTheme="minorBidi"/>
          <w:color w:val="333333"/>
        </w:rPr>
        <w:t>Mirzaee</w:t>
      </w:r>
      <w:proofErr w:type="spellEnd"/>
      <w:r w:rsidRPr="00E856A4">
        <w:rPr>
          <w:rFonts w:asciiTheme="minorBidi" w:eastAsia="Arial" w:hAnsiTheme="minorBidi"/>
          <w:color w:val="333333"/>
        </w:rPr>
        <w:t>, Usman Muhammad</w:t>
      </w:r>
    </w:p>
    <w:p w14:paraId="2B9A8007" w14:textId="068EE9AD" w:rsidR="7D9212F8" w:rsidDel="006618ED" w:rsidRDefault="7D9212F8" w:rsidP="7D9212F8">
      <w:pPr>
        <w:spacing w:line="360" w:lineRule="auto"/>
        <w:rPr>
          <w:del w:id="0" w:author="KEWON Deborah" w:date="2019-03-16T13:22:00Z"/>
          <w:rFonts w:asciiTheme="minorBidi" w:eastAsia="Arial" w:hAnsiTheme="minorBidi"/>
          <w:color w:val="333333"/>
          <w:sz w:val="24"/>
          <w:szCs w:val="24"/>
        </w:rPr>
      </w:pPr>
    </w:p>
    <w:p w14:paraId="33A7372A" w14:textId="77777777" w:rsidR="00E856A4" w:rsidRPr="00E856A4" w:rsidRDefault="00E856A4" w:rsidP="7D9212F8">
      <w:pPr>
        <w:spacing w:line="360" w:lineRule="auto"/>
        <w:rPr>
          <w:rFonts w:asciiTheme="minorBidi" w:eastAsia="Arial" w:hAnsiTheme="minorBidi"/>
          <w:color w:val="333333"/>
          <w:sz w:val="24"/>
          <w:szCs w:val="24"/>
        </w:rPr>
      </w:pPr>
    </w:p>
    <w:p w14:paraId="15F997DB" w14:textId="01A88862" w:rsidR="7D9212F8" w:rsidRPr="00E856A4" w:rsidRDefault="7D9212F8" w:rsidP="7D9212F8">
      <w:pPr>
        <w:spacing w:line="360" w:lineRule="auto"/>
        <w:rPr>
          <w:rFonts w:asciiTheme="minorBidi" w:eastAsia="Arial" w:hAnsiTheme="minorBidi"/>
          <w:b/>
          <w:bCs/>
          <w:sz w:val="24"/>
          <w:szCs w:val="24"/>
        </w:rPr>
      </w:pPr>
      <w:r w:rsidRPr="00E856A4">
        <w:rPr>
          <w:rFonts w:asciiTheme="minorBidi" w:eastAsia="Arial" w:hAnsiTheme="minorBidi"/>
          <w:b/>
          <w:bCs/>
          <w:sz w:val="24"/>
          <w:szCs w:val="24"/>
        </w:rPr>
        <w:t>Introduction</w:t>
      </w:r>
    </w:p>
    <w:p w14:paraId="319E0587" w14:textId="0B4FCFA2" w:rsidR="7D9212F8" w:rsidRPr="0083011B" w:rsidRDefault="7D9212F8" w:rsidP="0083011B">
      <w:pPr>
        <w:spacing w:line="360" w:lineRule="auto"/>
        <w:rPr>
          <w:rFonts w:asciiTheme="minorBidi" w:eastAsia="Arial" w:hAnsiTheme="minorBidi"/>
          <w:color w:val="1155CC"/>
          <w:sz w:val="24"/>
          <w:szCs w:val="24"/>
          <w:rPrChange w:id="1" w:author="KEWON Deborah" w:date="2019-03-16T13:16:00Z">
            <w:rPr>
              <w:rFonts w:asciiTheme="minorBidi" w:eastAsia="Arial" w:hAnsiTheme="minorBidi"/>
              <w:sz w:val="24"/>
              <w:szCs w:val="24"/>
            </w:rPr>
          </w:rPrChange>
        </w:rPr>
        <w:pPrChange w:id="2" w:author="KEWON Deborah" w:date="2019-03-16T13:15:00Z">
          <w:pPr>
            <w:spacing w:line="360" w:lineRule="auto"/>
            <w:jc w:val="both"/>
          </w:pPr>
        </w:pPrChange>
      </w:pPr>
      <w:r w:rsidRPr="00E856A4">
        <w:rPr>
          <w:rFonts w:asciiTheme="minorBidi" w:eastAsia="Arial" w:hAnsiTheme="minorBidi"/>
          <w:sz w:val="24"/>
          <w:szCs w:val="24"/>
        </w:rPr>
        <w:t>In this study, we aimed to create a model using AMPL to propose investors to</w:t>
      </w:r>
      <w:ins w:id="3" w:author="KEWON Deborah" w:date="2019-03-16T13:11:00Z">
        <w:r w:rsidR="00FE10BB">
          <w:rPr>
            <w:rFonts w:asciiTheme="minorBidi" w:eastAsia="Arial" w:hAnsiTheme="minorBidi"/>
            <w:sz w:val="24"/>
            <w:szCs w:val="24"/>
          </w:rPr>
          <w:t xml:space="preserve"> effectively</w:t>
        </w:r>
      </w:ins>
      <w:r w:rsidRPr="00E856A4">
        <w:rPr>
          <w:rFonts w:asciiTheme="minorBidi" w:eastAsia="Arial" w:hAnsiTheme="minorBidi"/>
          <w:sz w:val="24"/>
          <w:szCs w:val="24"/>
        </w:rPr>
        <w:t xml:space="preserve"> manage their stock</w:t>
      </w:r>
      <w:ins w:id="4" w:author="KEWON Deborah" w:date="2019-03-16T13:11:00Z">
        <w:r w:rsidR="00FE10BB">
          <w:rPr>
            <w:rFonts w:asciiTheme="minorBidi" w:eastAsia="Arial" w:hAnsiTheme="minorBidi"/>
            <w:sz w:val="24"/>
            <w:szCs w:val="24"/>
          </w:rPr>
          <w:t>s</w:t>
        </w:r>
      </w:ins>
      <w:del w:id="5" w:author="KEWON Deborah" w:date="2019-03-16T13:11:00Z">
        <w:r w:rsidRPr="00E856A4" w:rsidDel="00FE10BB">
          <w:rPr>
            <w:rFonts w:asciiTheme="minorBidi" w:eastAsia="Arial" w:hAnsiTheme="minorBidi"/>
            <w:sz w:val="24"/>
            <w:szCs w:val="24"/>
          </w:rPr>
          <w:delText xml:space="preserve"> portfolio effectively</w:delText>
        </w:r>
      </w:del>
      <w:r w:rsidRPr="00E856A4">
        <w:rPr>
          <w:rFonts w:asciiTheme="minorBidi" w:eastAsia="Arial" w:hAnsiTheme="minorBidi"/>
          <w:sz w:val="24"/>
          <w:szCs w:val="24"/>
        </w:rPr>
        <w:t xml:space="preserve"> and </w:t>
      </w:r>
      <w:ins w:id="6" w:author="KEWON Deborah" w:date="2019-03-16T13:11:00Z">
        <w:r w:rsidR="00FE10BB">
          <w:rPr>
            <w:rFonts w:asciiTheme="minorBidi" w:eastAsia="Arial" w:hAnsiTheme="minorBidi"/>
            <w:sz w:val="24"/>
            <w:szCs w:val="24"/>
          </w:rPr>
          <w:t>to invest</w:t>
        </w:r>
      </w:ins>
      <w:del w:id="7" w:author="KEWON Deborah" w:date="2019-03-16T13:11:00Z">
        <w:r w:rsidRPr="00E856A4" w:rsidDel="00FE10BB">
          <w:rPr>
            <w:rFonts w:asciiTheme="minorBidi" w:eastAsia="Arial" w:hAnsiTheme="minorBidi"/>
            <w:sz w:val="24"/>
            <w:szCs w:val="24"/>
          </w:rPr>
          <w:delText>invested</w:delText>
        </w:r>
      </w:del>
      <w:r w:rsidRPr="00E856A4">
        <w:rPr>
          <w:rFonts w:asciiTheme="minorBidi" w:eastAsia="Arial" w:hAnsiTheme="minorBidi"/>
          <w:sz w:val="24"/>
          <w:szCs w:val="24"/>
        </w:rPr>
        <w:t xml:space="preserve"> on the most profitable stocks. </w:t>
      </w:r>
      <w:del w:id="8" w:author="KEWON Deborah" w:date="2019-03-16T13:14:00Z">
        <w:r w:rsidRPr="00E856A4" w:rsidDel="0083011B">
          <w:rPr>
            <w:rFonts w:asciiTheme="minorBidi" w:eastAsia="Arial" w:hAnsiTheme="minorBidi"/>
            <w:sz w:val="24"/>
            <w:szCs w:val="24"/>
          </w:rPr>
          <w:delText xml:space="preserve">Having said that, </w:delText>
        </w:r>
      </w:del>
      <w:ins w:id="9" w:author="KEWON Deborah" w:date="2019-03-16T13:14:00Z">
        <w:r w:rsidR="0083011B">
          <w:rPr>
            <w:rFonts w:asciiTheme="minorBidi" w:eastAsia="Arial" w:hAnsiTheme="minorBidi"/>
            <w:sz w:val="24"/>
            <w:szCs w:val="24"/>
          </w:rPr>
          <w:t>W</w:t>
        </w:r>
      </w:ins>
      <w:del w:id="10" w:author="KEWON Deborah" w:date="2019-03-16T13:14:00Z">
        <w:r w:rsidRPr="00E856A4" w:rsidDel="0083011B">
          <w:rPr>
            <w:rFonts w:asciiTheme="minorBidi" w:eastAsia="Arial" w:hAnsiTheme="minorBidi"/>
            <w:sz w:val="24"/>
            <w:szCs w:val="24"/>
          </w:rPr>
          <w:delText>w</w:delText>
        </w:r>
      </w:del>
      <w:r w:rsidRPr="00E856A4">
        <w:rPr>
          <w:rFonts w:asciiTheme="minorBidi" w:eastAsia="Arial" w:hAnsiTheme="minorBidi"/>
          <w:sz w:val="24"/>
          <w:szCs w:val="24"/>
        </w:rPr>
        <w:t xml:space="preserve">e collected </w:t>
      </w:r>
      <w:ins w:id="11" w:author="KEWON Deborah" w:date="2019-03-16T13:14:00Z">
        <w:r w:rsidR="0083011B">
          <w:rPr>
            <w:rFonts w:asciiTheme="minorBidi" w:eastAsia="Arial" w:hAnsiTheme="minorBidi"/>
            <w:sz w:val="24"/>
            <w:szCs w:val="24"/>
          </w:rPr>
          <w:t xml:space="preserve">stock </w:t>
        </w:r>
      </w:ins>
      <w:ins w:id="12" w:author="KEWON Deborah" w:date="2019-03-16T13:15:00Z">
        <w:r w:rsidR="0083011B">
          <w:rPr>
            <w:rFonts w:asciiTheme="minorBidi" w:eastAsia="Arial" w:hAnsiTheme="minorBidi"/>
            <w:sz w:val="24"/>
            <w:szCs w:val="24"/>
          </w:rPr>
          <w:t xml:space="preserve">market </w:t>
        </w:r>
      </w:ins>
      <w:r w:rsidRPr="00E856A4">
        <w:rPr>
          <w:rFonts w:asciiTheme="minorBidi" w:eastAsia="Arial" w:hAnsiTheme="minorBidi"/>
          <w:sz w:val="24"/>
          <w:szCs w:val="24"/>
        </w:rPr>
        <w:t xml:space="preserve">data </w:t>
      </w:r>
      <w:ins w:id="13" w:author="KEWON Deborah" w:date="2019-03-16T13:14:00Z">
        <w:r w:rsidR="0007719B">
          <w:rPr>
            <w:rFonts w:asciiTheme="minorBidi" w:eastAsia="Arial" w:hAnsiTheme="minorBidi"/>
            <w:sz w:val="24"/>
            <w:szCs w:val="24"/>
          </w:rPr>
          <w:t>of 5</w:t>
        </w:r>
        <w:r w:rsidR="0083011B">
          <w:rPr>
            <w:rFonts w:asciiTheme="minorBidi" w:eastAsia="Arial" w:hAnsiTheme="minorBidi"/>
            <w:sz w:val="24"/>
            <w:szCs w:val="24"/>
          </w:rPr>
          <w:t>00</w:t>
        </w:r>
      </w:ins>
      <w:ins w:id="14" w:author="KEWON Deborah" w:date="2019-03-16T13:15:00Z">
        <w:r w:rsidR="0083011B">
          <w:rPr>
            <w:rFonts w:asciiTheme="minorBidi" w:eastAsia="Arial" w:hAnsiTheme="minorBidi"/>
            <w:sz w:val="24"/>
            <w:szCs w:val="24"/>
          </w:rPr>
          <w:t xml:space="preserve"> companies</w:t>
        </w:r>
      </w:ins>
      <w:ins w:id="15" w:author="KEWON Deborah" w:date="2019-03-16T13:14:00Z">
        <w:r w:rsidR="0083011B">
          <w:rPr>
            <w:rFonts w:asciiTheme="minorBidi" w:eastAsia="Arial" w:hAnsiTheme="minorBidi"/>
            <w:sz w:val="24"/>
            <w:szCs w:val="24"/>
          </w:rPr>
          <w:t xml:space="preserve"> </w:t>
        </w:r>
      </w:ins>
      <w:r w:rsidRPr="00E856A4">
        <w:rPr>
          <w:rFonts w:asciiTheme="minorBidi" w:eastAsia="Arial" w:hAnsiTheme="minorBidi"/>
          <w:sz w:val="24"/>
          <w:szCs w:val="24"/>
        </w:rPr>
        <w:t>from IEX Group</w:t>
      </w:r>
      <w:ins w:id="16" w:author="KEWON Deborah" w:date="2019-03-16T13:17:00Z">
        <w:r w:rsidR="0083011B">
          <w:rPr>
            <w:rFonts w:asciiTheme="minorBidi" w:eastAsia="Arial" w:hAnsiTheme="minorBidi"/>
            <w:sz w:val="24"/>
            <w:szCs w:val="24"/>
          </w:rPr>
          <w:t xml:space="preserve"> </w:t>
        </w:r>
      </w:ins>
      <w:ins w:id="17" w:author="KEWON Deborah" w:date="2019-03-16T13:18:00Z">
        <w:r w:rsidR="0083011B">
          <w:rPr>
            <w:rFonts w:asciiTheme="minorBidi" w:eastAsia="Arial" w:hAnsiTheme="minorBidi"/>
            <w:sz w:val="24"/>
            <w:szCs w:val="24"/>
          </w:rPr>
          <w:fldChar w:fldCharType="begin"/>
        </w:r>
        <w:r w:rsidR="0083011B">
          <w:rPr>
            <w:rFonts w:asciiTheme="minorBidi" w:eastAsia="Arial" w:hAnsiTheme="minorBidi"/>
            <w:sz w:val="24"/>
            <w:szCs w:val="24"/>
          </w:rPr>
          <w:instrText xml:space="preserve"> HYPERLINK "(https://iextrading.com/developer/ docs" \l "getting-started)" </w:instrText>
        </w:r>
        <w:r w:rsidR="0083011B">
          <w:rPr>
            <w:rFonts w:asciiTheme="minorBidi" w:eastAsia="Arial" w:hAnsiTheme="minorBidi"/>
            <w:sz w:val="24"/>
            <w:szCs w:val="24"/>
          </w:rPr>
        </w:r>
        <w:r w:rsidR="0083011B">
          <w:rPr>
            <w:rFonts w:asciiTheme="minorBidi" w:eastAsia="Arial" w:hAnsiTheme="minorBidi"/>
            <w:sz w:val="24"/>
            <w:szCs w:val="24"/>
          </w:rPr>
          <w:fldChar w:fldCharType="separate"/>
        </w:r>
        <w:r w:rsidR="0083011B" w:rsidRPr="0083011B">
          <w:rPr>
            <w:rStyle w:val="Hyperlink"/>
            <w:rFonts w:asciiTheme="minorBidi" w:eastAsia="Arial" w:hAnsiTheme="minorBidi"/>
            <w:sz w:val="24"/>
            <w:szCs w:val="24"/>
          </w:rPr>
          <w:t>(https://</w:t>
        </w:r>
        <w:r w:rsidR="0083011B" w:rsidRPr="0083011B">
          <w:rPr>
            <w:rStyle w:val="Hyperlink"/>
            <w:rFonts w:asciiTheme="minorBidi" w:eastAsia="Arial" w:hAnsiTheme="minorBidi"/>
            <w:sz w:val="24"/>
            <w:szCs w:val="24"/>
          </w:rPr>
          <w:t>i</w:t>
        </w:r>
        <w:r w:rsidR="0083011B" w:rsidRPr="0083011B">
          <w:rPr>
            <w:rStyle w:val="Hyperlink"/>
            <w:rFonts w:asciiTheme="minorBidi" w:eastAsia="Arial" w:hAnsiTheme="minorBidi"/>
            <w:sz w:val="24"/>
            <w:szCs w:val="24"/>
          </w:rPr>
          <w:t>extrading.com/developer/ docs - getting-started)</w:t>
        </w:r>
        <w:r w:rsidR="0083011B">
          <w:rPr>
            <w:rFonts w:asciiTheme="minorBidi" w:eastAsia="Arial" w:hAnsiTheme="minorBidi"/>
            <w:sz w:val="24"/>
            <w:szCs w:val="24"/>
          </w:rPr>
          <w:fldChar w:fldCharType="end"/>
        </w:r>
      </w:ins>
      <w:ins w:id="18" w:author="KEWON Deborah" w:date="2019-03-16T13:17:00Z">
        <w:r w:rsidR="0083011B" w:rsidRPr="00E856A4">
          <w:rPr>
            <w:rFonts w:asciiTheme="minorBidi" w:eastAsia="Arial" w:hAnsiTheme="minorBidi"/>
            <w:color w:val="1155CC"/>
            <w:sz w:val="24"/>
            <w:szCs w:val="24"/>
          </w:rPr>
          <w:t xml:space="preserve"> </w:t>
        </w:r>
      </w:ins>
      <w:del w:id="19" w:author="KEWON Deborah" w:date="2019-03-16T13:15:00Z">
        <w:r w:rsidRPr="00E856A4" w:rsidDel="0083011B">
          <w:rPr>
            <w:rFonts w:asciiTheme="minorBidi" w:eastAsia="Arial" w:hAnsiTheme="minorBidi"/>
            <w:sz w:val="24"/>
            <w:szCs w:val="24"/>
          </w:rPr>
          <w:delText xml:space="preserve"> </w:delText>
        </w:r>
      </w:del>
      <w:del w:id="20" w:author="KEWON Deborah" w:date="2019-03-16T13:17:00Z">
        <w:r w:rsidRPr="00E856A4" w:rsidDel="0083011B">
          <w:rPr>
            <w:rFonts w:asciiTheme="minorBidi" w:eastAsia="Arial" w:hAnsiTheme="minorBidi"/>
            <w:sz w:val="24"/>
            <w:szCs w:val="24"/>
          </w:rPr>
          <w:delText>(</w:delText>
        </w:r>
        <w:r w:rsidRPr="0083011B" w:rsidDel="0083011B">
          <w:rPr>
            <w:rFonts w:asciiTheme="minorBidi" w:eastAsia="Arial" w:hAnsiTheme="minorBidi"/>
            <w:sz w:val="24"/>
            <w:szCs w:val="24"/>
            <w:rPrChange w:id="21" w:author="KEWON Deborah" w:date="2019-03-16T13:17:00Z">
              <w:rPr>
                <w:rStyle w:val="Hyperlink"/>
                <w:rFonts w:asciiTheme="minorBidi" w:eastAsia="Arial" w:hAnsiTheme="minorBidi"/>
                <w:color w:val="1155CC"/>
                <w:sz w:val="24"/>
                <w:szCs w:val="24"/>
              </w:rPr>
            </w:rPrChange>
          </w:rPr>
          <w:delText>https://iextrading.com/developer/docs/#getting-started</w:delText>
        </w:r>
        <w:r w:rsidRPr="00E856A4" w:rsidDel="0083011B">
          <w:rPr>
            <w:rFonts w:asciiTheme="minorBidi" w:eastAsia="Arial" w:hAnsiTheme="minorBidi"/>
            <w:color w:val="1155CC"/>
            <w:sz w:val="24"/>
            <w:szCs w:val="24"/>
          </w:rPr>
          <w:delText xml:space="preserve">) </w:delText>
        </w:r>
      </w:del>
      <w:r w:rsidRPr="00E856A4">
        <w:rPr>
          <w:rFonts w:asciiTheme="minorBidi" w:eastAsia="Arial" w:hAnsiTheme="minorBidi"/>
          <w:sz w:val="24"/>
          <w:szCs w:val="24"/>
        </w:rPr>
        <w:t>and</w:t>
      </w:r>
      <w:del w:id="22" w:author="KEWON Deborah" w:date="2019-03-16T13:19:00Z">
        <w:r w:rsidRPr="00E856A4" w:rsidDel="0083011B">
          <w:rPr>
            <w:rFonts w:asciiTheme="minorBidi" w:eastAsia="Arial" w:hAnsiTheme="minorBidi"/>
            <w:sz w:val="24"/>
            <w:szCs w:val="24"/>
          </w:rPr>
          <w:delText xml:space="preserve"> tried to</w:delText>
        </w:r>
      </w:del>
      <w:r w:rsidRPr="00E856A4">
        <w:rPr>
          <w:rFonts w:asciiTheme="minorBidi" w:eastAsia="Arial" w:hAnsiTheme="minorBidi"/>
          <w:sz w:val="24"/>
          <w:szCs w:val="24"/>
        </w:rPr>
        <w:t xml:space="preserve"> </w:t>
      </w:r>
      <w:del w:id="23" w:author="KEWON Deborah" w:date="2019-03-16T13:21:00Z">
        <w:r w:rsidRPr="00E856A4" w:rsidDel="006618ED">
          <w:rPr>
            <w:rFonts w:asciiTheme="minorBidi" w:eastAsia="Arial" w:hAnsiTheme="minorBidi"/>
            <w:sz w:val="24"/>
            <w:szCs w:val="24"/>
          </w:rPr>
          <w:delText>optimize asset allocation strategies</w:delText>
        </w:r>
      </w:del>
      <w:ins w:id="24" w:author="KEWON Deborah" w:date="2019-03-16T13:21:00Z">
        <w:r w:rsidR="006618ED">
          <w:rPr>
            <w:rFonts w:asciiTheme="minorBidi" w:eastAsia="Arial" w:hAnsiTheme="minorBidi"/>
            <w:sz w:val="24"/>
            <w:szCs w:val="24"/>
          </w:rPr>
          <w:t>allocated the assets based on the principle of portfolio optimization</w:t>
        </w:r>
      </w:ins>
      <w:ins w:id="25" w:author="KEWON Deborah" w:date="2019-03-16T13:22:00Z">
        <w:r w:rsidR="006618ED">
          <w:rPr>
            <w:rFonts w:asciiTheme="minorBidi" w:eastAsia="Arial" w:hAnsiTheme="minorBidi"/>
            <w:sz w:val="24"/>
            <w:szCs w:val="24"/>
          </w:rPr>
          <w:t>.</w:t>
        </w:r>
      </w:ins>
      <w:del w:id="26" w:author="KEWON Deborah" w:date="2019-03-16T13:22:00Z">
        <w:r w:rsidRPr="00E856A4" w:rsidDel="006618ED">
          <w:rPr>
            <w:rFonts w:asciiTheme="minorBidi" w:eastAsia="Arial" w:hAnsiTheme="minorBidi"/>
            <w:sz w:val="24"/>
            <w:szCs w:val="24"/>
          </w:rPr>
          <w:delText xml:space="preserve"> to make recommendations for investors.</w:delText>
        </w:r>
      </w:del>
    </w:p>
    <w:p w14:paraId="4133CEF1" w14:textId="6DA9D9EA" w:rsidR="7D9212F8" w:rsidDel="006618ED" w:rsidRDefault="7D9212F8" w:rsidP="7D9212F8">
      <w:pPr>
        <w:spacing w:line="360" w:lineRule="auto"/>
        <w:rPr>
          <w:del w:id="27" w:author="KEWON Deborah" w:date="2019-03-16T13:22:00Z"/>
          <w:rFonts w:asciiTheme="minorBidi" w:eastAsia="Arial" w:hAnsiTheme="minorBidi"/>
          <w:sz w:val="24"/>
          <w:szCs w:val="24"/>
        </w:rPr>
      </w:pPr>
    </w:p>
    <w:p w14:paraId="2819E40A" w14:textId="77777777" w:rsidR="009414FD" w:rsidRPr="00E856A4" w:rsidRDefault="009414FD" w:rsidP="7D9212F8">
      <w:pPr>
        <w:spacing w:line="360" w:lineRule="auto"/>
        <w:rPr>
          <w:rFonts w:asciiTheme="minorBidi" w:eastAsia="Arial" w:hAnsiTheme="minorBidi"/>
          <w:sz w:val="24"/>
          <w:szCs w:val="24"/>
        </w:rPr>
      </w:pPr>
    </w:p>
    <w:p w14:paraId="4A474831" w14:textId="34297C75" w:rsidR="7D9212F8" w:rsidRPr="00E856A4" w:rsidRDefault="7D9212F8" w:rsidP="7D9212F8">
      <w:pPr>
        <w:spacing w:line="360" w:lineRule="auto"/>
        <w:rPr>
          <w:rFonts w:asciiTheme="minorBidi" w:eastAsia="Arial" w:hAnsiTheme="minorBidi"/>
          <w:b/>
          <w:bCs/>
          <w:sz w:val="24"/>
          <w:szCs w:val="24"/>
        </w:rPr>
      </w:pPr>
      <w:r w:rsidRPr="00E856A4">
        <w:rPr>
          <w:rFonts w:asciiTheme="minorBidi" w:eastAsia="Arial" w:hAnsiTheme="minorBidi"/>
          <w:b/>
          <w:bCs/>
          <w:sz w:val="24"/>
          <w:szCs w:val="24"/>
        </w:rPr>
        <w:t>Data description</w:t>
      </w:r>
    </w:p>
    <w:p w14:paraId="216FDA8A" w14:textId="030688C3" w:rsidR="7D9212F8" w:rsidRPr="00E856A4" w:rsidRDefault="7D9212F8" w:rsidP="7D9212F8">
      <w:pPr>
        <w:spacing w:line="360" w:lineRule="auto"/>
        <w:jc w:val="both"/>
        <w:rPr>
          <w:rFonts w:asciiTheme="minorBidi" w:eastAsia="Arial" w:hAnsiTheme="minorBidi"/>
          <w:sz w:val="24"/>
          <w:szCs w:val="24"/>
        </w:rPr>
      </w:pPr>
      <w:r w:rsidRPr="00E856A4">
        <w:rPr>
          <w:rFonts w:asciiTheme="minorBidi" w:eastAsia="Arial" w:hAnsiTheme="minorBidi"/>
          <w:sz w:val="24"/>
          <w:szCs w:val="24"/>
        </w:rPr>
        <w:t xml:space="preserve">Firstly, we randomly retrieved 500 stocks from the total 8,718 stocks in the U.S. market with the period of 5 years (1258 trading days). Each row </w:t>
      </w:r>
      <w:ins w:id="28" w:author="KEWON Deborah" w:date="2019-03-16T13:23:00Z">
        <w:r w:rsidR="006618ED">
          <w:rPr>
            <w:rFonts w:asciiTheme="minorBidi" w:eastAsia="Arial" w:hAnsiTheme="minorBidi"/>
            <w:sz w:val="24"/>
            <w:szCs w:val="24"/>
          </w:rPr>
          <w:t>is</w:t>
        </w:r>
      </w:ins>
      <w:del w:id="29" w:author="KEWON Deborah" w:date="2019-03-16T13:23:00Z">
        <w:r w:rsidRPr="00E856A4" w:rsidDel="006618ED">
          <w:rPr>
            <w:rFonts w:asciiTheme="minorBidi" w:eastAsia="Arial" w:hAnsiTheme="minorBidi"/>
            <w:sz w:val="24"/>
            <w:szCs w:val="24"/>
          </w:rPr>
          <w:delText>expressed</w:delText>
        </w:r>
      </w:del>
      <w:r w:rsidRPr="00E856A4">
        <w:rPr>
          <w:rFonts w:asciiTheme="minorBidi" w:eastAsia="Arial" w:hAnsiTheme="minorBidi"/>
          <w:sz w:val="24"/>
          <w:szCs w:val="24"/>
        </w:rPr>
        <w:t xml:space="preserve"> the closing price of </w:t>
      </w:r>
      <w:ins w:id="30" w:author="KEWON Deborah" w:date="2019-03-16T13:23:00Z">
        <w:r w:rsidR="006618ED">
          <w:rPr>
            <w:rFonts w:asciiTheme="minorBidi" w:eastAsia="Arial" w:hAnsiTheme="minorBidi"/>
            <w:sz w:val="24"/>
            <w:szCs w:val="24"/>
          </w:rPr>
          <w:t xml:space="preserve">a </w:t>
        </w:r>
      </w:ins>
      <w:r w:rsidRPr="00E856A4">
        <w:rPr>
          <w:rFonts w:asciiTheme="minorBidi" w:eastAsia="Arial" w:hAnsiTheme="minorBidi"/>
          <w:sz w:val="24"/>
          <w:szCs w:val="24"/>
        </w:rPr>
        <w:t xml:space="preserve">stock for </w:t>
      </w:r>
      <w:ins w:id="31" w:author="KEWON Deborah" w:date="2019-03-16T13:24:00Z">
        <w:r w:rsidR="006618ED">
          <w:rPr>
            <w:rFonts w:asciiTheme="minorBidi" w:eastAsia="Arial" w:hAnsiTheme="minorBidi"/>
            <w:sz w:val="24"/>
            <w:szCs w:val="24"/>
          </w:rPr>
          <w:t>the designated</w:t>
        </w:r>
      </w:ins>
      <w:del w:id="32" w:author="KEWON Deborah" w:date="2019-03-16T13:24:00Z">
        <w:r w:rsidRPr="00E856A4" w:rsidDel="006618ED">
          <w:rPr>
            <w:rFonts w:asciiTheme="minorBidi" w:eastAsia="Arial" w:hAnsiTheme="minorBidi"/>
            <w:sz w:val="24"/>
            <w:szCs w:val="24"/>
          </w:rPr>
          <w:delText>a certain</w:delText>
        </w:r>
      </w:del>
      <w:r w:rsidRPr="00E856A4">
        <w:rPr>
          <w:rFonts w:asciiTheme="minorBidi" w:eastAsia="Arial" w:hAnsiTheme="minorBidi"/>
          <w:sz w:val="24"/>
          <w:szCs w:val="24"/>
        </w:rPr>
        <w:t xml:space="preserve"> trading date. However, using student version of AMPL software, we are allowed to compute</w:t>
      </w:r>
      <w:del w:id="33" w:author="KEWON Deborah" w:date="2019-03-16T13:23:00Z">
        <w:r w:rsidRPr="00E856A4" w:rsidDel="006618ED">
          <w:rPr>
            <w:rFonts w:asciiTheme="minorBidi" w:eastAsia="Arial" w:hAnsiTheme="minorBidi"/>
            <w:sz w:val="24"/>
            <w:szCs w:val="24"/>
          </w:rPr>
          <w:delText xml:space="preserve"> with</w:delText>
        </w:r>
      </w:del>
      <w:r w:rsidRPr="00E856A4">
        <w:rPr>
          <w:rFonts w:asciiTheme="minorBidi" w:eastAsia="Arial" w:hAnsiTheme="minorBidi"/>
          <w:sz w:val="24"/>
          <w:szCs w:val="24"/>
        </w:rPr>
        <w:t xml:space="preserve"> </w:t>
      </w:r>
      <w:del w:id="34" w:author="KEWON Deborah" w:date="2019-03-16T13:25:00Z">
        <w:r w:rsidRPr="00E856A4" w:rsidDel="0007719B">
          <w:rPr>
            <w:rFonts w:asciiTheme="minorBidi" w:eastAsia="Arial" w:hAnsiTheme="minorBidi"/>
            <w:sz w:val="24"/>
            <w:szCs w:val="24"/>
          </w:rPr>
          <w:delText xml:space="preserve">maximum </w:delText>
        </w:r>
      </w:del>
      <w:ins w:id="35" w:author="KEWON Deborah" w:date="2019-03-16T13:25:00Z">
        <w:r w:rsidR="0007719B">
          <w:rPr>
            <w:rFonts w:asciiTheme="minorBidi" w:eastAsia="Arial" w:hAnsiTheme="minorBidi"/>
            <w:sz w:val="24"/>
            <w:szCs w:val="24"/>
          </w:rPr>
          <w:t>only up to</w:t>
        </w:r>
        <w:r w:rsidR="0007719B" w:rsidRPr="00E856A4">
          <w:rPr>
            <w:rFonts w:asciiTheme="minorBidi" w:eastAsia="Arial" w:hAnsiTheme="minorBidi"/>
            <w:sz w:val="24"/>
            <w:szCs w:val="24"/>
          </w:rPr>
          <w:t xml:space="preserve"> </w:t>
        </w:r>
      </w:ins>
      <w:r w:rsidRPr="00E856A4">
        <w:rPr>
          <w:rFonts w:asciiTheme="minorBidi" w:eastAsia="Arial" w:hAnsiTheme="minorBidi"/>
          <w:sz w:val="24"/>
          <w:szCs w:val="24"/>
        </w:rPr>
        <w:t>300 variables for</w:t>
      </w:r>
      <w:ins w:id="36" w:author="KEWON Deborah" w:date="2019-03-16T13:25:00Z">
        <w:r w:rsidR="0007719B">
          <w:rPr>
            <w:rFonts w:asciiTheme="minorBidi" w:eastAsia="Arial" w:hAnsiTheme="minorBidi"/>
            <w:sz w:val="24"/>
            <w:szCs w:val="24"/>
          </w:rPr>
          <w:t xml:space="preserve"> a</w:t>
        </w:r>
      </w:ins>
      <w:r w:rsidRPr="00E856A4">
        <w:rPr>
          <w:rFonts w:asciiTheme="minorBidi" w:eastAsia="Arial" w:hAnsiTheme="minorBidi"/>
          <w:sz w:val="24"/>
          <w:szCs w:val="24"/>
        </w:rPr>
        <w:t xml:space="preserve"> non-linear problem (500 for linear problem). Therefore, we omitted 200 stocks in the second step. We aggregated stock prices by mean and grouped by month</w:t>
      </w:r>
      <w:ins w:id="37" w:author="KEWON Deborah" w:date="2019-03-16T13:26:00Z">
        <w:r w:rsidR="0007719B">
          <w:rPr>
            <w:rFonts w:asciiTheme="minorBidi" w:eastAsia="Arial" w:hAnsiTheme="minorBidi"/>
            <w:sz w:val="24"/>
            <w:szCs w:val="24"/>
          </w:rPr>
          <w:t>, and t</w:t>
        </w:r>
      </w:ins>
      <w:del w:id="38" w:author="KEWON Deborah" w:date="2019-03-16T13:26:00Z">
        <w:r w:rsidRPr="00E856A4" w:rsidDel="0007719B">
          <w:rPr>
            <w:rFonts w:asciiTheme="minorBidi" w:eastAsia="Arial" w:hAnsiTheme="minorBidi"/>
            <w:sz w:val="24"/>
            <w:szCs w:val="24"/>
          </w:rPr>
          <w:delText>. T</w:delText>
        </w:r>
      </w:del>
      <w:r w:rsidRPr="00E856A4">
        <w:rPr>
          <w:rFonts w:asciiTheme="minorBidi" w:eastAsia="Arial" w:hAnsiTheme="minorBidi"/>
          <w:sz w:val="24"/>
          <w:szCs w:val="24"/>
        </w:rPr>
        <w:t xml:space="preserve">hen calculated average percentage changes, covariance, and used </w:t>
      </w:r>
      <w:del w:id="39" w:author="KEWON Deborah" w:date="2019-03-16T13:27:00Z">
        <w:r w:rsidRPr="00E856A4" w:rsidDel="0007719B">
          <w:rPr>
            <w:rFonts w:asciiTheme="minorBidi" w:eastAsia="Arial" w:hAnsiTheme="minorBidi"/>
            <w:sz w:val="24"/>
            <w:szCs w:val="24"/>
          </w:rPr>
          <w:delText>as</w:delText>
        </w:r>
      </w:del>
      <w:ins w:id="40" w:author="KEWON Deborah" w:date="2019-03-16T13:26:00Z">
        <w:r w:rsidR="0007719B">
          <w:rPr>
            <w:rFonts w:asciiTheme="minorBidi" w:eastAsia="Arial" w:hAnsiTheme="minorBidi"/>
            <w:sz w:val="24"/>
            <w:szCs w:val="24"/>
          </w:rPr>
          <w:t xml:space="preserve">them </w:t>
        </w:r>
      </w:ins>
      <w:ins w:id="41" w:author="KEWON Deborah" w:date="2019-03-16T13:27:00Z">
        <w:r w:rsidR="0007719B">
          <w:rPr>
            <w:rFonts w:asciiTheme="minorBidi" w:eastAsia="Arial" w:hAnsiTheme="minorBidi"/>
            <w:sz w:val="24"/>
            <w:szCs w:val="24"/>
          </w:rPr>
          <w:t xml:space="preserve">as </w:t>
        </w:r>
      </w:ins>
      <w:del w:id="42" w:author="KEWON Deborah" w:date="2019-03-16T13:27:00Z">
        <w:r w:rsidRPr="00E856A4" w:rsidDel="0007719B">
          <w:rPr>
            <w:rFonts w:asciiTheme="minorBidi" w:eastAsia="Arial" w:hAnsiTheme="minorBidi"/>
            <w:sz w:val="24"/>
            <w:szCs w:val="24"/>
          </w:rPr>
          <w:delText xml:space="preserve"> an </w:delText>
        </w:r>
      </w:del>
      <w:r w:rsidRPr="00E856A4">
        <w:rPr>
          <w:rFonts w:asciiTheme="minorBidi" w:eastAsia="Arial" w:hAnsiTheme="minorBidi"/>
          <w:sz w:val="24"/>
          <w:szCs w:val="24"/>
        </w:rPr>
        <w:t>input</w:t>
      </w:r>
      <w:ins w:id="43" w:author="KEWON Deborah" w:date="2019-03-16T13:27:00Z">
        <w:r w:rsidR="0007719B">
          <w:rPr>
            <w:rFonts w:asciiTheme="minorBidi" w:eastAsia="Arial" w:hAnsiTheme="minorBidi"/>
            <w:sz w:val="24"/>
            <w:szCs w:val="24"/>
          </w:rPr>
          <w:t>s</w:t>
        </w:r>
      </w:ins>
      <w:r w:rsidRPr="00E856A4">
        <w:rPr>
          <w:rFonts w:asciiTheme="minorBidi" w:eastAsia="Arial" w:hAnsiTheme="minorBidi"/>
          <w:sz w:val="24"/>
          <w:szCs w:val="24"/>
        </w:rPr>
        <w:t xml:space="preserve"> for AMPL.</w:t>
      </w:r>
    </w:p>
    <w:p w14:paraId="09617CB4" w14:textId="68E4154D" w:rsidR="7D9212F8" w:rsidDel="0007719B" w:rsidRDefault="7D9212F8" w:rsidP="7D9212F8">
      <w:pPr>
        <w:spacing w:line="360" w:lineRule="auto"/>
        <w:rPr>
          <w:del w:id="44" w:author="KEWON Deborah" w:date="2019-03-16T13:27:00Z"/>
          <w:rFonts w:asciiTheme="minorBidi" w:eastAsia="Arial" w:hAnsiTheme="minorBidi"/>
          <w:sz w:val="24"/>
          <w:szCs w:val="24"/>
        </w:rPr>
      </w:pPr>
      <w:del w:id="45" w:author="KEWON Deborah" w:date="2019-03-16T13:27:00Z">
        <w:r w:rsidRPr="00E856A4" w:rsidDel="0007719B">
          <w:rPr>
            <w:rFonts w:asciiTheme="minorBidi" w:hAnsiTheme="minorBidi"/>
            <w:sz w:val="24"/>
            <w:szCs w:val="24"/>
          </w:rPr>
          <w:br/>
        </w:r>
      </w:del>
    </w:p>
    <w:p w14:paraId="11120B8F" w14:textId="7C522597" w:rsidR="00986CA7" w:rsidDel="0007719B" w:rsidRDefault="00986CA7" w:rsidP="7D9212F8">
      <w:pPr>
        <w:spacing w:line="360" w:lineRule="auto"/>
        <w:rPr>
          <w:del w:id="46" w:author="KEWON Deborah" w:date="2019-03-16T13:27:00Z"/>
          <w:rFonts w:asciiTheme="minorBidi" w:eastAsia="Arial" w:hAnsiTheme="minorBidi"/>
          <w:sz w:val="24"/>
          <w:szCs w:val="24"/>
        </w:rPr>
      </w:pPr>
    </w:p>
    <w:p w14:paraId="76791E58" w14:textId="1F8E05FD" w:rsidR="00986CA7" w:rsidDel="0007719B" w:rsidRDefault="00986CA7" w:rsidP="7D9212F8">
      <w:pPr>
        <w:spacing w:line="360" w:lineRule="auto"/>
        <w:rPr>
          <w:del w:id="47" w:author="KEWON Deborah" w:date="2019-03-16T13:27:00Z"/>
          <w:rFonts w:asciiTheme="minorBidi" w:eastAsia="Arial" w:hAnsiTheme="minorBidi"/>
          <w:sz w:val="24"/>
          <w:szCs w:val="24"/>
        </w:rPr>
      </w:pPr>
    </w:p>
    <w:p w14:paraId="268883AB" w14:textId="5E2FF8E8" w:rsidR="00986CA7" w:rsidDel="0007719B" w:rsidRDefault="00986CA7" w:rsidP="7D9212F8">
      <w:pPr>
        <w:spacing w:line="360" w:lineRule="auto"/>
        <w:rPr>
          <w:del w:id="48" w:author="KEWON Deborah" w:date="2019-03-16T13:27:00Z"/>
          <w:rFonts w:asciiTheme="minorBidi" w:eastAsia="Arial" w:hAnsiTheme="minorBidi"/>
          <w:sz w:val="24"/>
          <w:szCs w:val="24"/>
        </w:rPr>
      </w:pPr>
    </w:p>
    <w:p w14:paraId="716CC88D" w14:textId="77777777" w:rsidR="00986CA7" w:rsidDel="0007719B" w:rsidRDefault="00986CA7" w:rsidP="7D9212F8">
      <w:pPr>
        <w:spacing w:line="360" w:lineRule="auto"/>
        <w:rPr>
          <w:del w:id="49" w:author="KEWON Deborah" w:date="2019-03-16T13:27:00Z"/>
          <w:rFonts w:asciiTheme="minorBidi" w:eastAsia="Arial" w:hAnsiTheme="minorBidi"/>
          <w:sz w:val="24"/>
          <w:szCs w:val="24"/>
        </w:rPr>
      </w:pPr>
    </w:p>
    <w:p w14:paraId="3700BDD6" w14:textId="77777777" w:rsidR="00E856A4" w:rsidRPr="00E856A4" w:rsidRDefault="00E856A4" w:rsidP="7D9212F8">
      <w:pPr>
        <w:spacing w:line="360" w:lineRule="auto"/>
        <w:rPr>
          <w:rFonts w:asciiTheme="minorBidi" w:eastAsia="Arial" w:hAnsiTheme="minorBidi"/>
          <w:sz w:val="24"/>
          <w:szCs w:val="24"/>
        </w:rPr>
      </w:pPr>
    </w:p>
    <w:p w14:paraId="08EA734B" w14:textId="1171D046" w:rsidR="7D9212F8" w:rsidRPr="00E856A4" w:rsidRDefault="7D9212F8" w:rsidP="7D9212F8">
      <w:pPr>
        <w:spacing w:line="360" w:lineRule="auto"/>
        <w:rPr>
          <w:rFonts w:asciiTheme="minorBidi" w:eastAsia="Arial" w:hAnsiTheme="minorBidi"/>
          <w:b/>
          <w:bCs/>
          <w:sz w:val="24"/>
          <w:szCs w:val="24"/>
        </w:rPr>
      </w:pPr>
      <w:r w:rsidRPr="00E856A4">
        <w:rPr>
          <w:rFonts w:asciiTheme="minorBidi" w:eastAsia="Arial" w:hAnsiTheme="minorBidi"/>
          <w:b/>
          <w:bCs/>
          <w:sz w:val="24"/>
          <w:szCs w:val="24"/>
        </w:rPr>
        <w:t xml:space="preserve"> Model description</w:t>
      </w:r>
    </w:p>
    <w:p w14:paraId="2F3C54F8" w14:textId="2CB957C4"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t>In this study, we used two models; minimum covariance and Young’s minimax</w:t>
      </w:r>
      <w:ins w:id="50" w:author="KEWON Deborah" w:date="2019-03-16T13:28:00Z">
        <w:r w:rsidR="0007719B">
          <w:rPr>
            <w:rFonts w:asciiTheme="minorBidi" w:eastAsia="Arial" w:hAnsiTheme="minorBidi"/>
            <w:sz w:val="24"/>
            <w:szCs w:val="24"/>
          </w:rPr>
          <w:t>,</w:t>
        </w:r>
      </w:ins>
      <w:r w:rsidRPr="00E856A4">
        <w:rPr>
          <w:rFonts w:asciiTheme="minorBidi" w:eastAsia="Arial" w:hAnsiTheme="minorBidi"/>
          <w:sz w:val="24"/>
          <w:szCs w:val="24"/>
        </w:rPr>
        <w:t xml:space="preserve"> which are described below.</w:t>
      </w:r>
    </w:p>
    <w:p w14:paraId="7A824002" w14:textId="327F805A" w:rsidR="00F14AB8" w:rsidRDefault="7D9212F8" w:rsidP="00E856A4">
      <w:pPr>
        <w:spacing w:line="360" w:lineRule="auto"/>
        <w:rPr>
          <w:ins w:id="51" w:author="KEWON Deborah" w:date="2019-03-16T13:28:00Z"/>
          <w:rFonts w:asciiTheme="minorBidi" w:eastAsia="Arial" w:hAnsiTheme="minorBidi"/>
          <w:sz w:val="24"/>
          <w:szCs w:val="24"/>
        </w:rPr>
      </w:pPr>
      <w:r w:rsidRPr="00E856A4">
        <w:rPr>
          <w:rFonts w:asciiTheme="minorBidi" w:hAnsiTheme="minorBidi"/>
          <w:sz w:val="24"/>
          <w:szCs w:val="24"/>
        </w:rPr>
        <w:br/>
      </w:r>
    </w:p>
    <w:p w14:paraId="5D68B326" w14:textId="77777777" w:rsidR="0007719B" w:rsidRDefault="0007719B" w:rsidP="00E856A4">
      <w:pPr>
        <w:spacing w:line="360" w:lineRule="auto"/>
        <w:rPr>
          <w:ins w:id="52" w:author="KEWON Deborah" w:date="2019-03-16T13:28:00Z"/>
          <w:rFonts w:asciiTheme="minorBidi" w:eastAsia="Arial" w:hAnsiTheme="minorBidi"/>
          <w:sz w:val="24"/>
          <w:szCs w:val="24"/>
        </w:rPr>
      </w:pPr>
    </w:p>
    <w:p w14:paraId="14ADAB73" w14:textId="77777777" w:rsidR="0007719B" w:rsidRDefault="0007719B" w:rsidP="00E856A4">
      <w:pPr>
        <w:spacing w:line="360" w:lineRule="auto"/>
        <w:rPr>
          <w:ins w:id="53" w:author="KEWON Deborah" w:date="2019-03-16T13:28:00Z"/>
          <w:rFonts w:asciiTheme="minorBidi" w:eastAsia="Arial" w:hAnsiTheme="minorBidi"/>
          <w:sz w:val="24"/>
          <w:szCs w:val="24"/>
        </w:rPr>
      </w:pPr>
    </w:p>
    <w:p w14:paraId="65970ACE" w14:textId="77777777" w:rsidR="0007719B" w:rsidRDefault="0007719B" w:rsidP="00E856A4">
      <w:pPr>
        <w:spacing w:line="360" w:lineRule="auto"/>
        <w:rPr>
          <w:ins w:id="54" w:author="KEWON Deborah" w:date="2019-03-16T13:28:00Z"/>
          <w:rFonts w:asciiTheme="minorBidi" w:eastAsia="Arial" w:hAnsiTheme="minorBidi"/>
          <w:sz w:val="24"/>
          <w:szCs w:val="24"/>
        </w:rPr>
      </w:pPr>
    </w:p>
    <w:p w14:paraId="6E866B3B" w14:textId="77777777" w:rsidR="0007719B" w:rsidRPr="00E856A4" w:rsidRDefault="0007719B" w:rsidP="00E856A4">
      <w:pPr>
        <w:spacing w:line="360" w:lineRule="auto"/>
        <w:rPr>
          <w:rFonts w:asciiTheme="minorBidi" w:eastAsia="Arial" w:hAnsiTheme="minorBidi"/>
          <w:sz w:val="24"/>
          <w:szCs w:val="24"/>
        </w:rPr>
      </w:pPr>
    </w:p>
    <w:p w14:paraId="7DF69FA0" w14:textId="7B8FF994" w:rsidR="7D9212F8" w:rsidRPr="00E856A4" w:rsidRDefault="7D9212F8" w:rsidP="7D9212F8">
      <w:pPr>
        <w:spacing w:line="360" w:lineRule="auto"/>
        <w:rPr>
          <w:rFonts w:asciiTheme="minorBidi" w:eastAsia="Arial" w:hAnsiTheme="minorBidi"/>
          <w:b/>
          <w:bCs/>
          <w:i/>
          <w:iCs/>
          <w:sz w:val="24"/>
          <w:szCs w:val="24"/>
        </w:rPr>
      </w:pPr>
      <w:r w:rsidRPr="00E856A4">
        <w:rPr>
          <w:rFonts w:asciiTheme="minorBidi" w:eastAsia="Arial" w:hAnsiTheme="minorBidi"/>
          <w:b/>
          <w:bCs/>
          <w:i/>
          <w:iCs/>
          <w:sz w:val="24"/>
          <w:szCs w:val="24"/>
        </w:rPr>
        <w:t>Minimum covariance model</w:t>
      </w:r>
    </w:p>
    <w:p w14:paraId="065732F7" w14:textId="5AC226C7" w:rsidR="7D9212F8" w:rsidRPr="00E856A4" w:rsidRDefault="7D9212F8" w:rsidP="0009075B">
      <w:pPr>
        <w:spacing w:line="360" w:lineRule="auto"/>
        <w:jc w:val="both"/>
        <w:rPr>
          <w:rFonts w:asciiTheme="minorBidi" w:eastAsia="Arial" w:hAnsiTheme="minorBidi"/>
          <w:sz w:val="24"/>
          <w:szCs w:val="24"/>
        </w:rPr>
      </w:pPr>
      <w:r w:rsidRPr="00E856A4">
        <w:rPr>
          <w:rFonts w:asciiTheme="minorBidi" w:eastAsia="Arial" w:hAnsiTheme="minorBidi"/>
          <w:sz w:val="24"/>
          <w:szCs w:val="24"/>
        </w:rPr>
        <w:t>A minimum covariance portfolio indicates a well-diversified portfolio that consists of individually risky assets, which are hedged when traded together, resulting in the lowest possible risk for the rate of expected return and it can be calculated based on the</w:t>
      </w:r>
      <w:ins w:id="55" w:author="KEWON Deborah" w:date="2019-03-16T13:29:00Z">
        <w:r w:rsidR="0007719B">
          <w:rPr>
            <w:rFonts w:asciiTheme="minorBidi" w:eastAsia="Arial" w:hAnsiTheme="minorBidi"/>
            <w:sz w:val="24"/>
            <w:szCs w:val="24"/>
          </w:rPr>
          <w:t xml:space="preserve"> functions</w:t>
        </w:r>
      </w:ins>
      <w:r w:rsidRPr="00E856A4">
        <w:rPr>
          <w:rFonts w:asciiTheme="minorBidi" w:eastAsia="Arial" w:hAnsiTheme="minorBidi"/>
          <w:sz w:val="24"/>
          <w:szCs w:val="24"/>
        </w:rPr>
        <w:t xml:space="preserve"> below:</w:t>
      </w:r>
    </w:p>
    <w:p w14:paraId="4116D4D4" w14:textId="32568488" w:rsidR="7D9212F8" w:rsidRPr="00E856A4" w:rsidRDefault="7D9212F8" w:rsidP="7D9212F8">
      <w:pPr>
        <w:spacing w:line="360" w:lineRule="auto"/>
        <w:rPr>
          <w:rFonts w:asciiTheme="minorBidi" w:eastAsia="Arial" w:hAnsiTheme="minorBidi"/>
          <w:i/>
          <w:iCs/>
          <w:sz w:val="24"/>
          <w:szCs w:val="24"/>
        </w:rPr>
      </w:pPr>
      <w:r w:rsidRPr="00E856A4">
        <w:rPr>
          <w:rFonts w:asciiTheme="minorBidi" w:eastAsia="Arial" w:hAnsiTheme="minorBidi"/>
          <w:i/>
          <w:iCs/>
          <w:sz w:val="24"/>
          <w:szCs w:val="24"/>
        </w:rPr>
        <w:t>Objective function:</w:t>
      </w:r>
    </w:p>
    <w:p w14:paraId="030F6062" w14:textId="77777777" w:rsidR="00F14AB8" w:rsidRPr="00E856A4" w:rsidRDefault="00FE10BB" w:rsidP="00F14AB8">
      <w:pPr>
        <w:rPr>
          <w:rFonts w:asciiTheme="minorBidi" w:eastAsiaTheme="minorEastAsia" w:hAnsiTheme="minorBidi"/>
          <w:sz w:val="24"/>
          <w:szCs w:val="24"/>
        </w:rPr>
      </w:pPr>
      <m:oMathPara>
        <m:oMathParaPr>
          <m:jc m:val="left"/>
        </m:oMathParaPr>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e>
          </m:nary>
        </m:oMath>
      </m:oMathPara>
    </w:p>
    <w:p w14:paraId="4F763442" w14:textId="75A4D5F9" w:rsidR="7D9212F8" w:rsidRPr="00E856A4" w:rsidRDefault="7D9212F8" w:rsidP="7D9212F8">
      <w:pPr>
        <w:spacing w:line="360" w:lineRule="auto"/>
        <w:rPr>
          <w:rFonts w:asciiTheme="minorBidi" w:eastAsia="Arial" w:hAnsiTheme="minorBidi"/>
          <w:sz w:val="24"/>
          <w:szCs w:val="24"/>
        </w:rPr>
      </w:pPr>
    </w:p>
    <w:p w14:paraId="4C346F84" w14:textId="2DE8D9E1" w:rsidR="7D9212F8" w:rsidRPr="00E856A4" w:rsidRDefault="7D9212F8" w:rsidP="7D9212F8">
      <w:pPr>
        <w:spacing w:line="360" w:lineRule="auto"/>
        <w:jc w:val="both"/>
        <w:rPr>
          <w:rFonts w:asciiTheme="minorBidi" w:eastAsia="Arial" w:hAnsiTheme="minorBidi"/>
          <w:i/>
          <w:iCs/>
          <w:sz w:val="24"/>
          <w:szCs w:val="24"/>
        </w:rPr>
      </w:pPr>
      <w:r w:rsidRPr="00E856A4">
        <w:rPr>
          <w:rFonts w:asciiTheme="minorBidi" w:eastAsia="Arial" w:hAnsiTheme="minorBidi"/>
          <w:i/>
          <w:iCs/>
          <w:sz w:val="24"/>
          <w:szCs w:val="24"/>
        </w:rPr>
        <w:t>Subject to:</w:t>
      </w:r>
    </w:p>
    <w:p w14:paraId="0B0754D7" w14:textId="77777777" w:rsidR="00F14AB8" w:rsidRPr="00E856A4" w:rsidRDefault="00FE10BB" w:rsidP="00F14AB8">
      <w:pPr>
        <w:rPr>
          <w:rFonts w:asciiTheme="minorBidi" w:eastAsiaTheme="minorEastAsia" w:hAnsiTheme="minorBidi"/>
          <w:sz w:val="24"/>
          <w:szCs w:val="24"/>
        </w:rPr>
      </w:pPr>
      <m:oMathPara>
        <m:oMathParaPr>
          <m:jc m:val="left"/>
        </m:oMathParaPr>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m:t>
              </m:r>
            </m:e>
          </m:nary>
        </m:oMath>
      </m:oMathPara>
    </w:p>
    <w:p w14:paraId="334E8144" w14:textId="77777777" w:rsidR="00F14AB8" w:rsidRPr="00E856A4" w:rsidRDefault="00F14AB8" w:rsidP="00F14AB8">
      <w:pPr>
        <w:rPr>
          <w:rFonts w:asciiTheme="minorBidi" w:eastAsiaTheme="minorEastAsia" w:hAnsiTheme="minorBidi"/>
          <w:sz w:val="24"/>
          <w:szCs w:val="24"/>
        </w:rPr>
      </w:pPr>
    </w:p>
    <w:p w14:paraId="65C1DA47" w14:textId="77777777" w:rsidR="00F14AB8" w:rsidRPr="00E856A4" w:rsidRDefault="00FE10BB" w:rsidP="00F14AB8">
      <w:pPr>
        <w:rPr>
          <w:rFonts w:asciiTheme="minorBidi" w:eastAsiaTheme="minorEastAsia" w:hAnsiTheme="minorBidi"/>
          <w:sz w:val="24"/>
          <w:szCs w:val="24"/>
        </w:rPr>
      </w:pPr>
      <m:oMathPara>
        <m:oMathParaPr>
          <m:jc m:val="left"/>
        </m:oMathParaPr>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=1</m:t>
              </m:r>
            </m:e>
          </m:nary>
        </m:oMath>
      </m:oMathPara>
    </w:p>
    <w:p w14:paraId="58DFC80F" w14:textId="77777777" w:rsidR="00F14AB8" w:rsidRPr="00E856A4" w:rsidRDefault="00F14AB8" w:rsidP="00F14AB8">
      <w:pPr>
        <w:rPr>
          <w:rFonts w:asciiTheme="minorBidi" w:eastAsiaTheme="minorEastAsia" w:hAnsiTheme="minorBidi"/>
          <w:sz w:val="24"/>
          <w:szCs w:val="24"/>
        </w:rPr>
      </w:pPr>
    </w:p>
    <w:p w14:paraId="1C0AC15E" w14:textId="77777777" w:rsidR="00F14AB8" w:rsidRPr="00E856A4" w:rsidRDefault="00FE10BB" w:rsidP="00F14AB8">
      <w:pPr>
        <w:rPr>
          <w:rFonts w:asciiTheme="minorBidi" w:eastAsiaTheme="minorEastAsia" w:hAnsiTheme="minorBidi"/>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≥0</m:t>
          </m:r>
        </m:oMath>
      </m:oMathPara>
    </w:p>
    <w:p w14:paraId="63A8E56C" w14:textId="77777777" w:rsidR="00F14AB8" w:rsidRPr="00E856A4" w:rsidRDefault="00FE10BB" w:rsidP="00F14AB8">
      <w:pPr>
        <w:rPr>
          <w:rFonts w:asciiTheme="minorBidi" w:eastAsiaTheme="minorEastAsia" w:hAnsiTheme="minorBidi"/>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≤u</m:t>
          </m:r>
        </m:oMath>
      </m:oMathPara>
    </w:p>
    <w:p w14:paraId="1A6F2F52" w14:textId="77777777" w:rsidR="00986CA7" w:rsidRDefault="7D9212F8" w:rsidP="7D9212F8">
      <w:pPr>
        <w:spacing w:line="360" w:lineRule="auto"/>
        <w:rPr>
          <w:rFonts w:asciiTheme="minorBidi" w:hAnsiTheme="minorBidi"/>
          <w:sz w:val="24"/>
          <w:szCs w:val="24"/>
        </w:rPr>
      </w:pPr>
      <w:r w:rsidRPr="00E856A4">
        <w:rPr>
          <w:rFonts w:asciiTheme="minorBidi" w:hAnsiTheme="minorBidi"/>
          <w:sz w:val="24"/>
          <w:szCs w:val="24"/>
        </w:rPr>
        <w:br/>
      </w:r>
      <w:r w:rsidRPr="00E856A4">
        <w:rPr>
          <w:rFonts w:asciiTheme="minorBidi" w:hAnsiTheme="minorBidi"/>
          <w:sz w:val="24"/>
          <w:szCs w:val="24"/>
        </w:rPr>
        <w:br/>
      </w:r>
    </w:p>
    <w:p w14:paraId="114D4BA7" w14:textId="77777777" w:rsidR="00986CA7" w:rsidRDefault="00986CA7" w:rsidP="7D9212F8">
      <w:pPr>
        <w:spacing w:line="360" w:lineRule="auto"/>
        <w:rPr>
          <w:rFonts w:asciiTheme="minorBidi" w:hAnsiTheme="minorBidi"/>
          <w:sz w:val="24"/>
          <w:szCs w:val="24"/>
        </w:rPr>
      </w:pPr>
    </w:p>
    <w:p w14:paraId="2EC1F779" w14:textId="77777777" w:rsidR="00986CA7" w:rsidRDefault="00986CA7" w:rsidP="7D9212F8">
      <w:pPr>
        <w:spacing w:line="360" w:lineRule="auto"/>
        <w:rPr>
          <w:rFonts w:asciiTheme="minorBidi" w:hAnsiTheme="minorBidi"/>
          <w:sz w:val="24"/>
          <w:szCs w:val="24"/>
        </w:rPr>
      </w:pPr>
    </w:p>
    <w:p w14:paraId="6556819F" w14:textId="77777777" w:rsidR="0007719B" w:rsidRDefault="0007719B" w:rsidP="7D9212F8">
      <w:pPr>
        <w:spacing w:line="360" w:lineRule="auto"/>
        <w:rPr>
          <w:ins w:id="56" w:author="KEWON Deborah" w:date="2019-03-16T13:29:00Z"/>
          <w:rFonts w:asciiTheme="minorBidi" w:hAnsiTheme="minorBidi"/>
          <w:sz w:val="24"/>
          <w:szCs w:val="24"/>
        </w:rPr>
      </w:pPr>
    </w:p>
    <w:p w14:paraId="42B7AF17" w14:textId="77777777" w:rsidR="0007719B" w:rsidRDefault="0007719B" w:rsidP="7D9212F8">
      <w:pPr>
        <w:spacing w:line="360" w:lineRule="auto"/>
        <w:rPr>
          <w:ins w:id="57" w:author="KEWON Deborah" w:date="2019-03-16T13:29:00Z"/>
          <w:rFonts w:asciiTheme="minorBidi" w:hAnsiTheme="minorBidi"/>
          <w:sz w:val="24"/>
          <w:szCs w:val="24"/>
        </w:rPr>
      </w:pPr>
    </w:p>
    <w:p w14:paraId="171C7DF8" w14:textId="5D5C0894"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lastRenderedPageBreak/>
        <w:br/>
      </w:r>
    </w:p>
    <w:p w14:paraId="2A57F088" w14:textId="7A86220F" w:rsidR="7D9212F8" w:rsidRPr="00E856A4" w:rsidRDefault="7D9212F8" w:rsidP="7D9212F8">
      <w:pPr>
        <w:spacing w:line="360" w:lineRule="auto"/>
        <w:rPr>
          <w:rFonts w:asciiTheme="minorBidi" w:eastAsia="Arial" w:hAnsiTheme="minorBidi"/>
          <w:b/>
          <w:bCs/>
          <w:i/>
          <w:iCs/>
          <w:sz w:val="24"/>
          <w:szCs w:val="24"/>
        </w:rPr>
      </w:pPr>
      <w:r w:rsidRPr="00E856A4">
        <w:rPr>
          <w:rFonts w:asciiTheme="minorBidi" w:eastAsia="Arial" w:hAnsiTheme="minorBidi"/>
          <w:b/>
          <w:bCs/>
          <w:i/>
          <w:iCs/>
          <w:sz w:val="24"/>
          <w:szCs w:val="24"/>
        </w:rPr>
        <w:t>Young’s minimax model</w:t>
      </w:r>
    </w:p>
    <w:p w14:paraId="37D3E364" w14:textId="2D80F23E" w:rsidR="7D9212F8" w:rsidRPr="00E856A4" w:rsidRDefault="7D9212F8" w:rsidP="7D9212F8">
      <w:pPr>
        <w:spacing w:line="360" w:lineRule="auto"/>
        <w:jc w:val="both"/>
        <w:rPr>
          <w:rFonts w:asciiTheme="minorBidi" w:eastAsia="Arial" w:hAnsiTheme="minorBidi"/>
          <w:sz w:val="24"/>
          <w:szCs w:val="24"/>
        </w:rPr>
      </w:pPr>
      <w:r w:rsidRPr="00E856A4">
        <w:rPr>
          <w:rFonts w:asciiTheme="minorBidi" w:eastAsia="Arial" w:hAnsiTheme="minorBidi"/>
          <w:sz w:val="24"/>
          <w:szCs w:val="24"/>
        </w:rPr>
        <w:t xml:space="preserve">The essence of this model lies in the minimax formulation of game theory, so the objective function is to maximize the minimum returns of the portfolio subject to constraints. </w:t>
      </w:r>
    </w:p>
    <w:p w14:paraId="5A985A76" w14:textId="7D0DCFAB" w:rsidR="7D9212F8" w:rsidRPr="00E856A4" w:rsidRDefault="7D9212F8" w:rsidP="7D9212F8">
      <w:pPr>
        <w:spacing w:line="360" w:lineRule="auto"/>
        <w:jc w:val="both"/>
        <w:rPr>
          <w:rFonts w:asciiTheme="minorBidi" w:eastAsia="Arial" w:hAnsiTheme="minorBidi"/>
          <w:i/>
          <w:iCs/>
          <w:sz w:val="24"/>
          <w:szCs w:val="24"/>
        </w:rPr>
      </w:pPr>
      <w:r w:rsidRPr="00E856A4">
        <w:rPr>
          <w:rFonts w:asciiTheme="minorBidi" w:eastAsia="Arial" w:hAnsiTheme="minorBidi"/>
          <w:i/>
          <w:iCs/>
          <w:sz w:val="24"/>
          <w:szCs w:val="24"/>
        </w:rPr>
        <w:t>Objective function:</w:t>
      </w:r>
    </w:p>
    <w:p w14:paraId="41A3B2D9" w14:textId="631651A0"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5FAC4F0F" wp14:editId="1E376F93">
            <wp:extent cx="513806" cy="295552"/>
            <wp:effectExtent l="0" t="0" r="0" b="0"/>
            <wp:docPr id="1019232455" name="Picture 101923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13806" cy="295552"/>
                    </a:xfrm>
                    <a:prstGeom prst="rect">
                      <a:avLst/>
                    </a:prstGeom>
                  </pic:spPr>
                </pic:pic>
              </a:graphicData>
            </a:graphic>
          </wp:inline>
        </w:drawing>
      </w:r>
    </w:p>
    <w:p w14:paraId="20D2A986" w14:textId="72AE72AF" w:rsidR="7D9212F8" w:rsidRPr="00E856A4" w:rsidRDefault="7D9212F8" w:rsidP="7D9212F8">
      <w:pPr>
        <w:spacing w:line="360" w:lineRule="auto"/>
        <w:rPr>
          <w:rFonts w:asciiTheme="minorBidi" w:eastAsia="Arial" w:hAnsiTheme="minorBidi"/>
          <w:i/>
          <w:iCs/>
          <w:sz w:val="24"/>
          <w:szCs w:val="24"/>
        </w:rPr>
      </w:pPr>
      <w:r w:rsidRPr="00E856A4">
        <w:rPr>
          <w:rFonts w:asciiTheme="minorBidi" w:eastAsia="Arial" w:hAnsiTheme="minorBidi"/>
          <w:i/>
          <w:iCs/>
          <w:sz w:val="24"/>
          <w:szCs w:val="24"/>
        </w:rPr>
        <w:t>Subject to:</w:t>
      </w:r>
    </w:p>
    <w:p w14:paraId="287C8DBA" w14:textId="7BD59869"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678CBF1E" wp14:editId="7AF2E3E5">
            <wp:extent cx="1580264" cy="390525"/>
            <wp:effectExtent l="0" t="0" r="0" b="0"/>
            <wp:docPr id="892169704" name="Picture 89216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580264" cy="390525"/>
                    </a:xfrm>
                    <a:prstGeom prst="rect">
                      <a:avLst/>
                    </a:prstGeom>
                  </pic:spPr>
                </pic:pic>
              </a:graphicData>
            </a:graphic>
          </wp:inline>
        </w:drawing>
      </w:r>
    </w:p>
    <w:p w14:paraId="1FDADD20" w14:textId="5C3ADB5F"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5F5B007F" wp14:editId="18AB97FA">
            <wp:extent cx="742156" cy="423466"/>
            <wp:effectExtent l="0" t="0" r="0" b="0"/>
            <wp:docPr id="720585994" name="Picture 72058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42156" cy="423466"/>
                    </a:xfrm>
                    <a:prstGeom prst="rect">
                      <a:avLst/>
                    </a:prstGeom>
                  </pic:spPr>
                </pic:pic>
              </a:graphicData>
            </a:graphic>
          </wp:inline>
        </w:drawing>
      </w:r>
    </w:p>
    <w:p w14:paraId="433C053E" w14:textId="4B32DE7D"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1C9936EF" wp14:editId="0B2466F4">
            <wp:extent cx="643377" cy="384175"/>
            <wp:effectExtent l="0" t="0" r="0" b="0"/>
            <wp:docPr id="1023707525" name="Picture 102370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3377" cy="384175"/>
                    </a:xfrm>
                    <a:prstGeom prst="rect">
                      <a:avLst/>
                    </a:prstGeom>
                  </pic:spPr>
                </pic:pic>
              </a:graphicData>
            </a:graphic>
          </wp:inline>
        </w:drawing>
      </w:r>
    </w:p>
    <w:p w14:paraId="46BE6441" w14:textId="45628D14"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0E368FD4" wp14:editId="352B0FD5">
            <wp:extent cx="1331383" cy="234950"/>
            <wp:effectExtent l="0" t="0" r="0" b="0"/>
            <wp:docPr id="1524751076" name="Picture 152475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331383" cy="234950"/>
                    </a:xfrm>
                    <a:prstGeom prst="rect">
                      <a:avLst/>
                    </a:prstGeom>
                  </pic:spPr>
                </pic:pic>
              </a:graphicData>
            </a:graphic>
          </wp:inline>
        </w:drawing>
      </w:r>
    </w:p>
    <w:p w14:paraId="02B81F52" w14:textId="2DE8D9E1" w:rsidR="7D9212F8" w:rsidRPr="00E856A4" w:rsidRDefault="7D9212F8" w:rsidP="7D9212F8">
      <w:pPr>
        <w:spacing w:line="360" w:lineRule="auto"/>
        <w:jc w:val="both"/>
        <w:rPr>
          <w:rFonts w:asciiTheme="minorBidi" w:eastAsia="Arial" w:hAnsiTheme="minorBidi"/>
          <w:sz w:val="24"/>
          <w:szCs w:val="24"/>
        </w:rPr>
      </w:pPr>
      <w:r w:rsidRPr="00E856A4">
        <w:rPr>
          <w:rFonts w:asciiTheme="minorBidi" w:eastAsia="Arial" w:hAnsiTheme="minorBidi"/>
          <w:sz w:val="24"/>
          <w:szCs w:val="24"/>
        </w:rPr>
        <w:t>The target of the objective function is the maximization of the portfolio’s minimum returns (</w:t>
      </w:r>
      <w:proofErr w:type="spellStart"/>
      <w:r w:rsidRPr="00E856A4">
        <w:rPr>
          <w:rFonts w:asciiTheme="minorBidi" w:eastAsia="Arial" w:hAnsiTheme="minorBidi"/>
          <w:i/>
          <w:iCs/>
          <w:sz w:val="24"/>
          <w:szCs w:val="24"/>
        </w:rPr>
        <w:t>Mp</w:t>
      </w:r>
      <w:proofErr w:type="spellEnd"/>
      <w:r w:rsidRPr="00E856A4">
        <w:rPr>
          <w:rFonts w:asciiTheme="minorBidi" w:eastAsia="Arial" w:hAnsiTheme="minorBidi"/>
          <w:sz w:val="24"/>
          <w:szCs w:val="24"/>
        </w:rPr>
        <w:t>).</w:t>
      </w:r>
    </w:p>
    <w:p w14:paraId="281231DE" w14:textId="4A988870" w:rsidR="7D9212F8" w:rsidRPr="00E856A4" w:rsidRDefault="7D9212F8" w:rsidP="00E856A4">
      <w:pPr>
        <w:spacing w:line="360" w:lineRule="auto"/>
        <w:jc w:val="both"/>
        <w:rPr>
          <w:rFonts w:asciiTheme="minorBidi" w:eastAsia="Arial" w:hAnsiTheme="minorBidi"/>
          <w:sz w:val="24"/>
          <w:szCs w:val="24"/>
        </w:rPr>
      </w:pPr>
      <w:r w:rsidRPr="00E856A4">
        <w:rPr>
          <w:rFonts w:asciiTheme="minorBidi" w:hAnsiTheme="minorBidi"/>
          <w:noProof/>
          <w:sz w:val="24"/>
          <w:szCs w:val="24"/>
        </w:rPr>
        <w:drawing>
          <wp:inline distT="0" distB="0" distL="0" distR="0" wp14:anchorId="4A04A242" wp14:editId="630A26D5">
            <wp:extent cx="2371725" cy="2990850"/>
            <wp:effectExtent l="0" t="0" r="0" b="0"/>
            <wp:docPr id="337517857" name="Picture 33751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71725" cy="2990850"/>
                    </a:xfrm>
                    <a:prstGeom prst="rect">
                      <a:avLst/>
                    </a:prstGeom>
                  </pic:spPr>
                </pic:pic>
              </a:graphicData>
            </a:graphic>
          </wp:inline>
        </w:drawing>
      </w:r>
    </w:p>
    <w:p w14:paraId="40858B18" w14:textId="77777777" w:rsidR="00986CA7" w:rsidRDefault="00986CA7" w:rsidP="00FB5248">
      <w:pPr>
        <w:spacing w:line="360" w:lineRule="auto"/>
        <w:rPr>
          <w:rFonts w:asciiTheme="minorBidi" w:eastAsia="Arial" w:hAnsiTheme="minorBidi"/>
          <w:b/>
          <w:bCs/>
          <w:sz w:val="24"/>
          <w:szCs w:val="24"/>
        </w:rPr>
      </w:pPr>
    </w:p>
    <w:p w14:paraId="54E89EFC" w14:textId="77777777" w:rsidR="00986CA7" w:rsidRDefault="00986CA7" w:rsidP="00FB5248">
      <w:pPr>
        <w:spacing w:line="360" w:lineRule="auto"/>
        <w:rPr>
          <w:rFonts w:asciiTheme="minorBidi" w:eastAsia="Arial" w:hAnsiTheme="minorBidi"/>
          <w:b/>
          <w:bCs/>
          <w:sz w:val="24"/>
          <w:szCs w:val="24"/>
        </w:rPr>
      </w:pPr>
    </w:p>
    <w:p w14:paraId="24C688AE" w14:textId="7B280CAC" w:rsidR="0009075B" w:rsidRPr="00FB5248" w:rsidRDefault="7D9212F8" w:rsidP="00986CA7">
      <w:pPr>
        <w:spacing w:line="360" w:lineRule="auto"/>
        <w:rPr>
          <w:rFonts w:asciiTheme="minorBidi" w:eastAsia="Arial" w:hAnsiTheme="minorBidi"/>
          <w:b/>
          <w:bCs/>
          <w:sz w:val="24"/>
          <w:szCs w:val="24"/>
        </w:rPr>
      </w:pPr>
      <w:r w:rsidRPr="00E856A4">
        <w:rPr>
          <w:rFonts w:asciiTheme="minorBidi" w:eastAsia="Arial" w:hAnsiTheme="minorBidi"/>
          <w:b/>
          <w:bCs/>
          <w:sz w:val="24"/>
          <w:szCs w:val="24"/>
        </w:rPr>
        <w:t>Implementation of AMPL</w:t>
      </w:r>
    </w:p>
    <w:p w14:paraId="764C2D57" w14:textId="5292EEE9" w:rsidR="7D9212F8" w:rsidRPr="00E856A4" w:rsidRDefault="00C44361" w:rsidP="0009075B">
      <w:pPr>
        <w:spacing w:line="360" w:lineRule="auto"/>
        <w:rPr>
          <w:rFonts w:asciiTheme="minorBidi" w:eastAsia="Arial" w:hAnsiTheme="minorBidi"/>
          <w:sz w:val="24"/>
          <w:szCs w:val="24"/>
        </w:rPr>
      </w:pPr>
      <w:ins w:id="58" w:author="KEWON Deborah" w:date="2019-03-16T13:45:00Z">
        <w:r>
          <w:rPr>
            <w:rFonts w:asciiTheme="minorBidi" w:eastAsia="Arial" w:hAnsiTheme="minorBidi"/>
            <w:b/>
            <w:sz w:val="24"/>
            <w:szCs w:val="24"/>
          </w:rPr>
          <w:t xml:space="preserve">a. </w:t>
        </w:r>
      </w:ins>
      <w:r w:rsidR="7D9212F8" w:rsidRPr="00C44361">
        <w:rPr>
          <w:rFonts w:asciiTheme="minorBidi" w:eastAsia="Arial" w:hAnsiTheme="minorBidi"/>
          <w:b/>
          <w:sz w:val="24"/>
          <w:szCs w:val="24"/>
          <w:rPrChange w:id="59" w:author="KEWON Deborah" w:date="2019-03-16T13:45:00Z">
            <w:rPr>
              <w:rFonts w:asciiTheme="minorBidi" w:eastAsia="Arial" w:hAnsiTheme="minorBidi"/>
              <w:sz w:val="24"/>
              <w:szCs w:val="24"/>
            </w:rPr>
          </w:rPrChange>
        </w:rPr>
        <w:t>Mean and Covariance</w:t>
      </w:r>
      <w:r w:rsidR="7D9212F8" w:rsidRPr="00E856A4">
        <w:rPr>
          <w:rFonts w:asciiTheme="minorBidi" w:eastAsia="Arial" w:hAnsiTheme="minorBidi"/>
          <w:sz w:val="24"/>
          <w:szCs w:val="24"/>
        </w:rPr>
        <w:t xml:space="preserve"> </w:t>
      </w:r>
      <w:r w:rsidR="7D9212F8" w:rsidRPr="00E856A4">
        <w:rPr>
          <w:rFonts w:asciiTheme="minorBidi" w:hAnsiTheme="minorBidi"/>
          <w:sz w:val="24"/>
          <w:szCs w:val="24"/>
        </w:rPr>
        <w:br/>
      </w:r>
      <w:r w:rsidR="3CC040C7" w:rsidRPr="00E856A4">
        <w:rPr>
          <w:rFonts w:asciiTheme="minorBidi" w:eastAsia="Arial" w:hAnsiTheme="minorBidi"/>
          <w:sz w:val="24"/>
          <w:szCs w:val="24"/>
        </w:rPr>
        <w:t xml:space="preserve">For the implementation of the model </w:t>
      </w:r>
      <w:r w:rsidR="00FB5248">
        <w:rPr>
          <w:rFonts w:asciiTheme="minorBidi" w:eastAsia="Arial" w:hAnsiTheme="minorBidi"/>
          <w:sz w:val="24"/>
          <w:szCs w:val="24"/>
        </w:rPr>
        <w:t>i</w:t>
      </w:r>
      <w:r w:rsidR="3CC040C7" w:rsidRPr="00E856A4">
        <w:rPr>
          <w:rFonts w:asciiTheme="minorBidi" w:eastAsia="Arial" w:hAnsiTheme="minorBidi"/>
          <w:sz w:val="24"/>
          <w:szCs w:val="24"/>
        </w:rPr>
        <w:t>n AMPL, this standard mean-covariance model, includes three constraint</w:t>
      </w:r>
      <w:ins w:id="60" w:author="KEWON Deborah" w:date="2019-03-16T13:30:00Z">
        <w:r w:rsidR="0007719B">
          <w:rPr>
            <w:rFonts w:asciiTheme="minorBidi" w:eastAsia="Arial" w:hAnsiTheme="minorBidi"/>
            <w:sz w:val="24"/>
            <w:szCs w:val="24"/>
          </w:rPr>
          <w:t>s</w:t>
        </w:r>
      </w:ins>
      <w:r w:rsidR="3CC040C7" w:rsidRPr="00E856A4">
        <w:rPr>
          <w:rFonts w:asciiTheme="minorBidi" w:eastAsia="Arial" w:hAnsiTheme="minorBidi"/>
          <w:sz w:val="24"/>
          <w:szCs w:val="24"/>
        </w:rPr>
        <w:t xml:space="preserve">. The first one is </w:t>
      </w:r>
      <w:ins w:id="61" w:author="KEWON Deborah" w:date="2019-03-16T13:30:00Z">
        <w:r w:rsidR="0007719B">
          <w:rPr>
            <w:rFonts w:asciiTheme="minorBidi" w:eastAsia="Arial" w:hAnsiTheme="minorBidi"/>
            <w:sz w:val="24"/>
            <w:szCs w:val="24"/>
          </w:rPr>
          <w:t xml:space="preserve">in </w:t>
        </w:r>
      </w:ins>
      <w:r w:rsidR="3CC040C7" w:rsidRPr="00E856A4">
        <w:rPr>
          <w:rFonts w:asciiTheme="minorBidi" w:eastAsia="Arial" w:hAnsiTheme="minorBidi"/>
          <w:sz w:val="24"/>
          <w:szCs w:val="24"/>
        </w:rPr>
        <w:t>regard</w:t>
      </w:r>
      <w:ins w:id="62" w:author="KEWON Deborah" w:date="2019-03-16T13:31:00Z">
        <w:r w:rsidR="0007719B">
          <w:rPr>
            <w:rFonts w:asciiTheme="minorBidi" w:eastAsia="Arial" w:hAnsiTheme="minorBidi"/>
            <w:sz w:val="24"/>
            <w:szCs w:val="24"/>
          </w:rPr>
          <w:t>s</w:t>
        </w:r>
      </w:ins>
      <w:del w:id="63" w:author="KEWON Deborah" w:date="2019-03-16T13:31:00Z">
        <w:r w:rsidR="3CC040C7" w:rsidRPr="00E856A4" w:rsidDel="0007719B">
          <w:rPr>
            <w:rFonts w:asciiTheme="minorBidi" w:eastAsia="Arial" w:hAnsiTheme="minorBidi"/>
            <w:sz w:val="24"/>
            <w:szCs w:val="24"/>
          </w:rPr>
          <w:delText>ing</w:delText>
        </w:r>
      </w:del>
      <w:r w:rsidR="3CC040C7" w:rsidRPr="00E856A4">
        <w:rPr>
          <w:rFonts w:asciiTheme="minorBidi" w:eastAsia="Arial" w:hAnsiTheme="minorBidi"/>
          <w:sz w:val="24"/>
          <w:szCs w:val="24"/>
        </w:rPr>
        <w:t xml:space="preserve"> to</w:t>
      </w:r>
      <w:ins w:id="64" w:author="KEWON Deborah" w:date="2019-03-16T13:31:00Z">
        <w:r w:rsidR="0007719B">
          <w:rPr>
            <w:rFonts w:asciiTheme="minorBidi" w:eastAsia="Arial" w:hAnsiTheme="minorBidi"/>
            <w:sz w:val="24"/>
            <w:szCs w:val="24"/>
          </w:rPr>
          <w:t xml:space="preserve"> the</w:t>
        </w:r>
      </w:ins>
      <w:r w:rsidR="3CC040C7" w:rsidRPr="00E856A4">
        <w:rPr>
          <w:rFonts w:asciiTheme="minorBidi" w:eastAsia="Arial" w:hAnsiTheme="minorBidi"/>
          <w:sz w:val="24"/>
          <w:szCs w:val="24"/>
        </w:rPr>
        <w:t xml:space="preserve"> return of investment, the second one refers to the budget</w:t>
      </w:r>
      <w:ins w:id="65" w:author="KEWON Deborah" w:date="2019-03-16T13:31:00Z">
        <w:r w:rsidR="0007719B">
          <w:rPr>
            <w:rFonts w:asciiTheme="minorBidi" w:eastAsia="Arial" w:hAnsiTheme="minorBidi"/>
            <w:sz w:val="24"/>
            <w:szCs w:val="24"/>
          </w:rPr>
          <w:t>,</w:t>
        </w:r>
      </w:ins>
      <w:r w:rsidR="3CC040C7" w:rsidRPr="00E856A4">
        <w:rPr>
          <w:rFonts w:asciiTheme="minorBidi" w:eastAsia="Arial" w:hAnsiTheme="minorBidi"/>
          <w:sz w:val="24"/>
          <w:szCs w:val="24"/>
        </w:rPr>
        <w:t xml:space="preserve"> and the last one is the upper and lower bound constraint</w:t>
      </w:r>
      <w:ins w:id="66" w:author="KEWON Deborah" w:date="2019-03-16T13:31:00Z">
        <w:r w:rsidR="0007719B">
          <w:rPr>
            <w:rFonts w:asciiTheme="minorBidi" w:eastAsia="Arial" w:hAnsiTheme="minorBidi"/>
            <w:sz w:val="24"/>
            <w:szCs w:val="24"/>
          </w:rPr>
          <w:t>s</w:t>
        </w:r>
      </w:ins>
      <w:r w:rsidR="3CC040C7" w:rsidRPr="00E856A4">
        <w:rPr>
          <w:rFonts w:asciiTheme="minorBidi" w:eastAsia="Arial" w:hAnsiTheme="minorBidi"/>
          <w:sz w:val="24"/>
          <w:szCs w:val="24"/>
        </w:rPr>
        <w:t>. The objective of this model is to minimize the variance. The information required to implement the model is as follows.</w:t>
      </w:r>
      <w:r w:rsidR="7D9212F8" w:rsidRPr="00E856A4">
        <w:rPr>
          <w:rFonts w:asciiTheme="minorBidi" w:hAnsiTheme="minorBidi"/>
          <w:sz w:val="24"/>
          <w:szCs w:val="24"/>
        </w:rPr>
        <w:br/>
      </w:r>
    </w:p>
    <w:p w14:paraId="777043D7" w14:textId="2A7CBCB2"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t>Parameters:</w:t>
      </w:r>
    </w:p>
    <w:p w14:paraId="4987A598" w14:textId="387DD5DF"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Number of stocks (N).</w:t>
      </w:r>
    </w:p>
    <w:p w14:paraId="2620F417" w14:textId="134EDA8B"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Covariance matrix (c).</w:t>
      </w:r>
    </w:p>
    <w:p w14:paraId="76E1E380" w14:textId="49230D5E"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Matrix of Mean return (r).</w:t>
      </w:r>
    </w:p>
    <w:p w14:paraId="28C28A7A" w14:textId="4CE27FBC"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Upper limit for investing in a single share (u).</w:t>
      </w:r>
    </w:p>
    <w:p w14:paraId="13E9B742" w14:textId="6AE8DD02"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Return of investment (alpha).</w:t>
      </w:r>
    </w:p>
    <w:p w14:paraId="3163373F" w14:textId="0388FA74" w:rsidR="7D9212F8" w:rsidRPr="00E856A4" w:rsidRDefault="7D9212F8" w:rsidP="7D9212F8">
      <w:pPr>
        <w:spacing w:line="360" w:lineRule="auto"/>
        <w:rPr>
          <w:rFonts w:asciiTheme="minorBidi" w:eastAsia="Arial" w:hAnsiTheme="minorBidi"/>
          <w:sz w:val="24"/>
          <w:szCs w:val="24"/>
        </w:rPr>
      </w:pPr>
      <w:del w:id="67" w:author="KEWON Deborah" w:date="2019-03-16T14:02:00Z">
        <w:r w:rsidRPr="00E856A4" w:rsidDel="00150FAA">
          <w:rPr>
            <w:rFonts w:asciiTheme="minorBidi" w:hAnsiTheme="minorBidi"/>
            <w:sz w:val="24"/>
            <w:szCs w:val="24"/>
          </w:rPr>
          <w:br/>
        </w:r>
      </w:del>
    </w:p>
    <w:p w14:paraId="10FF9EDB" w14:textId="29284B37" w:rsidR="7D9212F8" w:rsidRPr="00E856A4" w:rsidRDefault="7D9212F8" w:rsidP="0009075B">
      <w:pPr>
        <w:spacing w:line="360" w:lineRule="auto"/>
        <w:rPr>
          <w:rFonts w:asciiTheme="minorBidi" w:eastAsia="Arial" w:hAnsiTheme="minorBidi"/>
          <w:sz w:val="24"/>
          <w:szCs w:val="24"/>
        </w:rPr>
      </w:pPr>
      <w:r w:rsidRPr="00E856A4">
        <w:rPr>
          <w:rFonts w:asciiTheme="minorBidi" w:eastAsia="Arial" w:hAnsiTheme="minorBidi"/>
          <w:sz w:val="24"/>
          <w:szCs w:val="24"/>
        </w:rPr>
        <w:t>Variables:</w:t>
      </w:r>
    </w:p>
    <w:p w14:paraId="02F248C4" w14:textId="367E94DA" w:rsidR="7D9212F8" w:rsidRPr="00150FAA" w:rsidRDefault="7D9212F8" w:rsidP="0009075B">
      <w:pPr>
        <w:pStyle w:val="ListParagraph"/>
        <w:numPr>
          <w:ilvl w:val="0"/>
          <w:numId w:val="6"/>
        </w:numPr>
        <w:spacing w:line="360" w:lineRule="auto"/>
        <w:rPr>
          <w:ins w:id="68" w:author="KEWON Deborah" w:date="2019-03-16T14:02:00Z"/>
          <w:rFonts w:asciiTheme="minorBidi" w:hAnsiTheme="minorBidi"/>
          <w:sz w:val="24"/>
          <w:szCs w:val="24"/>
          <w:rPrChange w:id="69" w:author="KEWON Deborah" w:date="2019-03-16T14:02:00Z">
            <w:rPr>
              <w:ins w:id="70" w:author="KEWON Deborah" w:date="2019-03-16T14:02:00Z"/>
              <w:rFonts w:asciiTheme="minorBidi" w:eastAsia="Arial" w:hAnsiTheme="minorBidi"/>
              <w:sz w:val="24"/>
              <w:szCs w:val="24"/>
            </w:rPr>
          </w:rPrChange>
        </w:rPr>
      </w:pPr>
      <w:r w:rsidRPr="00E856A4">
        <w:rPr>
          <w:rFonts w:asciiTheme="minorBidi" w:eastAsia="Arial" w:hAnsiTheme="minorBidi"/>
          <w:sz w:val="24"/>
          <w:szCs w:val="24"/>
        </w:rPr>
        <w:t>Matrix of Weight of the stocks (w).</w:t>
      </w:r>
    </w:p>
    <w:p w14:paraId="6A002D2C" w14:textId="77777777" w:rsidR="00150FAA" w:rsidRPr="0009075B" w:rsidRDefault="00150FAA" w:rsidP="00150FAA">
      <w:pPr>
        <w:pStyle w:val="ListParagraph"/>
        <w:spacing w:line="360" w:lineRule="auto"/>
        <w:rPr>
          <w:rFonts w:asciiTheme="minorBidi" w:hAnsiTheme="minorBidi"/>
          <w:sz w:val="24"/>
          <w:szCs w:val="24"/>
        </w:rPr>
        <w:pPrChange w:id="71" w:author="KEWON Deborah" w:date="2019-03-16T14:02:00Z">
          <w:pPr>
            <w:pStyle w:val="ListParagraph"/>
            <w:numPr>
              <w:numId w:val="6"/>
            </w:numPr>
            <w:spacing w:line="360" w:lineRule="auto"/>
            <w:ind w:hanging="360"/>
          </w:pPr>
        </w:pPrChange>
      </w:pPr>
      <w:bookmarkStart w:id="72" w:name="_GoBack"/>
      <w:bookmarkEnd w:id="72"/>
    </w:p>
    <w:p w14:paraId="7B2D1D21" w14:textId="52ADEB32" w:rsidR="7D9212F8" w:rsidRPr="00E856A4" w:rsidRDefault="7D9212F8" w:rsidP="0009075B">
      <w:pPr>
        <w:spacing w:line="360" w:lineRule="auto"/>
        <w:rPr>
          <w:rFonts w:asciiTheme="minorBidi" w:eastAsia="Arial" w:hAnsiTheme="minorBidi"/>
          <w:sz w:val="24"/>
          <w:szCs w:val="24"/>
        </w:rPr>
      </w:pPr>
      <w:r w:rsidRPr="00E856A4">
        <w:rPr>
          <w:rFonts w:asciiTheme="minorBidi" w:eastAsia="Arial" w:hAnsiTheme="minorBidi"/>
          <w:sz w:val="24"/>
          <w:szCs w:val="24"/>
        </w:rPr>
        <w:t>Constraints:</w:t>
      </w:r>
    </w:p>
    <w:p w14:paraId="1AF1740E" w14:textId="406B77B2"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Return of investment</w:t>
      </w:r>
    </w:p>
    <w:p w14:paraId="05D5A604" w14:textId="4112C75D"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Budget constraint</w:t>
      </w:r>
    </w:p>
    <w:p w14:paraId="69B41D70" w14:textId="53985C29"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Upper and lower bound constraint.</w:t>
      </w:r>
    </w:p>
    <w:p w14:paraId="2A3FB9F9" w14:textId="2C47A86C" w:rsidR="7D9212F8" w:rsidRDefault="7D9212F8" w:rsidP="7D9212F8">
      <w:pPr>
        <w:spacing w:line="360" w:lineRule="auto"/>
        <w:rPr>
          <w:ins w:id="73" w:author="KEWON Deborah" w:date="2019-03-16T13:37:00Z"/>
          <w:rFonts w:asciiTheme="minorBidi" w:eastAsia="Arial" w:hAnsiTheme="minorBidi"/>
          <w:sz w:val="24"/>
          <w:szCs w:val="24"/>
        </w:rPr>
      </w:pPr>
      <w:r w:rsidRPr="00E856A4">
        <w:rPr>
          <w:rFonts w:asciiTheme="minorBidi" w:hAnsiTheme="minorBidi"/>
          <w:noProof/>
          <w:sz w:val="24"/>
          <w:szCs w:val="24"/>
        </w:rPr>
        <w:lastRenderedPageBreak/>
        <w:drawing>
          <wp:inline distT="0" distB="0" distL="0" distR="0" wp14:anchorId="049FFE43" wp14:editId="01AF1163">
            <wp:extent cx="4610098" cy="4686300"/>
            <wp:effectExtent l="0" t="0" r="0" b="0"/>
            <wp:docPr id="1278178930" name="Picture 127817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10098" cy="4686300"/>
                    </a:xfrm>
                    <a:prstGeom prst="rect">
                      <a:avLst/>
                    </a:prstGeom>
                  </pic:spPr>
                </pic:pic>
              </a:graphicData>
            </a:graphic>
          </wp:inline>
        </w:drawing>
      </w:r>
    </w:p>
    <w:p w14:paraId="11C31424" w14:textId="77777777" w:rsidR="008D10F4" w:rsidRPr="00E856A4" w:rsidRDefault="008D10F4" w:rsidP="7D9212F8">
      <w:pPr>
        <w:spacing w:line="360" w:lineRule="auto"/>
        <w:rPr>
          <w:rFonts w:asciiTheme="minorBidi" w:eastAsia="Arial" w:hAnsiTheme="minorBidi"/>
          <w:sz w:val="24"/>
          <w:szCs w:val="24"/>
        </w:rPr>
      </w:pPr>
    </w:p>
    <w:p w14:paraId="25A93092" w14:textId="1F08B675" w:rsidR="7D9212F8" w:rsidRPr="0009075B" w:rsidRDefault="7D9212F8" w:rsidP="0009075B">
      <w:pPr>
        <w:spacing w:line="360" w:lineRule="auto"/>
        <w:rPr>
          <w:rFonts w:asciiTheme="minorBidi" w:eastAsia="Arial" w:hAnsiTheme="minorBidi"/>
          <w:b/>
          <w:bCs/>
          <w:sz w:val="24"/>
          <w:szCs w:val="24"/>
        </w:rPr>
      </w:pPr>
      <w:r w:rsidRPr="00E856A4">
        <w:rPr>
          <w:rFonts w:asciiTheme="minorBidi" w:eastAsia="Arial" w:hAnsiTheme="minorBidi"/>
          <w:b/>
          <w:bCs/>
          <w:sz w:val="24"/>
          <w:szCs w:val="24"/>
        </w:rPr>
        <w:t xml:space="preserve">Results </w:t>
      </w:r>
    </w:p>
    <w:p w14:paraId="15DD7136" w14:textId="2E164BE8" w:rsidR="7D9212F8" w:rsidRPr="00E856A4" w:rsidRDefault="3CC040C7" w:rsidP="0009075B">
      <w:pPr>
        <w:spacing w:line="360" w:lineRule="auto"/>
        <w:rPr>
          <w:rFonts w:asciiTheme="minorBidi" w:eastAsia="Arial" w:hAnsiTheme="minorBidi"/>
          <w:sz w:val="24"/>
          <w:szCs w:val="24"/>
        </w:rPr>
      </w:pPr>
      <w:r w:rsidRPr="00E856A4">
        <w:rPr>
          <w:rFonts w:asciiTheme="minorBidi" w:eastAsia="Arial" w:hAnsiTheme="minorBidi"/>
          <w:sz w:val="24"/>
          <w:szCs w:val="24"/>
        </w:rPr>
        <w:t>We r</w:t>
      </w:r>
      <w:ins w:id="74" w:author="KEWON Deborah" w:date="2019-03-16T13:37:00Z">
        <w:r w:rsidR="00D35A51">
          <w:rPr>
            <w:rFonts w:asciiTheme="minorBidi" w:eastAsia="Arial" w:hAnsiTheme="minorBidi"/>
            <w:sz w:val="24"/>
            <w:szCs w:val="24"/>
          </w:rPr>
          <w:t>a</w:t>
        </w:r>
      </w:ins>
      <w:del w:id="75" w:author="KEWON Deborah" w:date="2019-03-16T13:37:00Z">
        <w:r w:rsidRPr="00E856A4" w:rsidDel="00D35A51">
          <w:rPr>
            <w:rFonts w:asciiTheme="minorBidi" w:eastAsia="Arial" w:hAnsiTheme="minorBidi"/>
            <w:sz w:val="24"/>
            <w:szCs w:val="24"/>
          </w:rPr>
          <w:delText>u</w:delText>
        </w:r>
      </w:del>
      <w:r w:rsidRPr="00E856A4">
        <w:rPr>
          <w:rFonts w:asciiTheme="minorBidi" w:eastAsia="Arial" w:hAnsiTheme="minorBidi"/>
          <w:sz w:val="24"/>
          <w:szCs w:val="24"/>
        </w:rPr>
        <w:t xml:space="preserve">n the model with return of investment (alpha) equal to 0.03, 0.04 and 0.05, the results obtained are as follow. </w:t>
      </w:r>
    </w:p>
    <w:p w14:paraId="0AB230FC" w14:textId="286AD3FB" w:rsidR="7D9212F8" w:rsidRPr="00E856A4" w:rsidRDefault="3CC040C7" w:rsidP="3CC040C7">
      <w:pPr>
        <w:spacing w:line="360" w:lineRule="auto"/>
        <w:rPr>
          <w:rFonts w:asciiTheme="minorBidi" w:eastAsia="Arial" w:hAnsiTheme="minorBidi"/>
          <w:sz w:val="24"/>
          <w:szCs w:val="24"/>
        </w:rPr>
      </w:pPr>
      <w:r w:rsidRPr="00E856A4">
        <w:rPr>
          <w:rFonts w:asciiTheme="minorBidi" w:eastAsia="Arial" w:hAnsiTheme="minorBidi"/>
          <w:sz w:val="24"/>
          <w:szCs w:val="24"/>
        </w:rPr>
        <w:t>For target return (alpha) equal</w:t>
      </w:r>
      <w:ins w:id="76" w:author="KEWON Deborah" w:date="2019-03-16T13:38:00Z">
        <w:r w:rsidR="00D35A51">
          <w:rPr>
            <w:rFonts w:asciiTheme="minorBidi" w:eastAsia="Arial" w:hAnsiTheme="minorBidi"/>
            <w:sz w:val="24"/>
            <w:szCs w:val="24"/>
          </w:rPr>
          <w:t xml:space="preserve"> to</w:t>
        </w:r>
      </w:ins>
      <w:r w:rsidRPr="00E856A4">
        <w:rPr>
          <w:rFonts w:asciiTheme="minorBidi" w:eastAsia="Arial" w:hAnsiTheme="minorBidi"/>
          <w:sz w:val="24"/>
          <w:szCs w:val="24"/>
        </w:rPr>
        <w:t xml:space="preserve"> 0.03</w:t>
      </w:r>
    </w:p>
    <w:p w14:paraId="247A2F90" w14:textId="7E8E968D" w:rsidR="3CC040C7" w:rsidRPr="00E856A4" w:rsidRDefault="3CC040C7" w:rsidP="0009075B">
      <w:pPr>
        <w:pStyle w:val="ListParagraph"/>
        <w:numPr>
          <w:ilvl w:val="0"/>
          <w:numId w:val="3"/>
        </w:numPr>
        <w:spacing w:line="360" w:lineRule="auto"/>
        <w:jc w:val="both"/>
        <w:rPr>
          <w:rFonts w:asciiTheme="minorBidi" w:hAnsiTheme="minorBidi"/>
          <w:sz w:val="24"/>
          <w:szCs w:val="24"/>
        </w:rPr>
      </w:pPr>
      <w:r w:rsidRPr="00E856A4">
        <w:rPr>
          <w:rFonts w:asciiTheme="minorBidi" w:eastAsia="Arial" w:hAnsiTheme="minorBidi"/>
          <w:sz w:val="24"/>
          <w:szCs w:val="24"/>
        </w:rPr>
        <w:t xml:space="preserve">The minimum variance obtained is 0.0011, this value recommends </w:t>
      </w:r>
      <w:del w:id="77" w:author="KEWON Deborah" w:date="2019-03-16T13:38:00Z">
        <w:r w:rsidRPr="00E856A4" w:rsidDel="00D35A51">
          <w:rPr>
            <w:rFonts w:asciiTheme="minorBidi" w:eastAsia="Arial" w:hAnsiTheme="minorBidi"/>
            <w:sz w:val="24"/>
            <w:szCs w:val="24"/>
          </w:rPr>
          <w:delText>to allocate</w:delText>
        </w:r>
      </w:del>
      <w:ins w:id="78" w:author="KEWON Deborah" w:date="2019-03-16T13:38:00Z">
        <w:r w:rsidR="00D35A51" w:rsidRPr="00E856A4">
          <w:rPr>
            <w:rFonts w:asciiTheme="minorBidi" w:eastAsia="Arial" w:hAnsiTheme="minorBidi"/>
            <w:sz w:val="24"/>
            <w:szCs w:val="24"/>
          </w:rPr>
          <w:t>allocating</w:t>
        </w:r>
      </w:ins>
      <w:r w:rsidRPr="00E856A4">
        <w:rPr>
          <w:rFonts w:asciiTheme="minorBidi" w:eastAsia="Arial" w:hAnsiTheme="minorBidi"/>
          <w:sz w:val="24"/>
          <w:szCs w:val="24"/>
        </w:rPr>
        <w:t xml:space="preserve"> the investment as follows: </w:t>
      </w:r>
      <w:r w:rsidRPr="00E856A4">
        <w:rPr>
          <w:rFonts w:asciiTheme="minorBidi" w:eastAsia="Arial" w:hAnsiTheme="minorBidi"/>
          <w:b/>
          <w:bCs/>
          <w:sz w:val="24"/>
          <w:szCs w:val="24"/>
        </w:rPr>
        <w:t>24% in stock number 29</w:t>
      </w:r>
      <w:r w:rsidRPr="00E856A4">
        <w:rPr>
          <w:rFonts w:asciiTheme="minorBidi" w:eastAsia="Arial" w:hAnsiTheme="minorBidi"/>
          <w:sz w:val="24"/>
          <w:szCs w:val="24"/>
        </w:rPr>
        <w:t xml:space="preserve">, 9% in stock number 76, 0.9% in stock number 84, 0.7% in stock number 95, 2% in stock number 101, 3% in stock number 135, </w:t>
      </w:r>
      <w:r w:rsidRPr="00E856A4">
        <w:rPr>
          <w:rFonts w:asciiTheme="minorBidi" w:eastAsia="Arial" w:hAnsiTheme="minorBidi"/>
          <w:b/>
          <w:bCs/>
          <w:sz w:val="24"/>
          <w:szCs w:val="24"/>
        </w:rPr>
        <w:t>12% in stock number 187</w:t>
      </w:r>
      <w:r w:rsidRPr="00E856A4">
        <w:rPr>
          <w:rFonts w:asciiTheme="minorBidi" w:eastAsia="Arial" w:hAnsiTheme="minorBidi"/>
          <w:sz w:val="24"/>
          <w:szCs w:val="24"/>
        </w:rPr>
        <w:t>, 1.5% in stock number 198, 0.7% in stock number 240, 5.4% in stock number 242, 7.5% in stock number 243,</w:t>
      </w:r>
      <w:r w:rsidRPr="00E856A4">
        <w:rPr>
          <w:rFonts w:asciiTheme="minorBidi" w:eastAsia="Arial" w:hAnsiTheme="minorBidi"/>
          <w:b/>
          <w:bCs/>
          <w:sz w:val="24"/>
          <w:szCs w:val="24"/>
        </w:rPr>
        <w:t>17% in stock number 267</w:t>
      </w:r>
      <w:r w:rsidRPr="00E856A4">
        <w:rPr>
          <w:rFonts w:asciiTheme="minorBidi" w:eastAsia="Arial" w:hAnsiTheme="minorBidi"/>
          <w:sz w:val="24"/>
          <w:szCs w:val="24"/>
        </w:rPr>
        <w:t>, 8% in stock number 279, 5% in stock number 283.</w:t>
      </w:r>
    </w:p>
    <w:p w14:paraId="330B2C2C" w14:textId="3F328C78" w:rsidR="3CC040C7" w:rsidRPr="008D10F4" w:rsidRDefault="3CC040C7" w:rsidP="3CC040C7">
      <w:pPr>
        <w:pStyle w:val="ListParagraph"/>
        <w:numPr>
          <w:ilvl w:val="0"/>
          <w:numId w:val="3"/>
        </w:numPr>
        <w:spacing w:line="360" w:lineRule="auto"/>
        <w:rPr>
          <w:ins w:id="79" w:author="KEWON Deborah" w:date="2019-03-16T13:37:00Z"/>
          <w:rFonts w:asciiTheme="minorBidi" w:hAnsiTheme="minorBidi"/>
          <w:sz w:val="24"/>
          <w:szCs w:val="24"/>
          <w:rPrChange w:id="80" w:author="KEWON Deborah" w:date="2019-03-16T13:37:00Z">
            <w:rPr>
              <w:ins w:id="81" w:author="KEWON Deborah" w:date="2019-03-16T13:37:00Z"/>
              <w:rFonts w:asciiTheme="minorBidi" w:eastAsia="Arial" w:hAnsiTheme="minorBidi"/>
              <w:sz w:val="24"/>
              <w:szCs w:val="24"/>
            </w:rPr>
          </w:rPrChange>
        </w:rPr>
      </w:pPr>
      <w:r w:rsidRPr="00E856A4">
        <w:rPr>
          <w:rFonts w:asciiTheme="minorBidi" w:eastAsia="Arial" w:hAnsiTheme="minorBidi"/>
          <w:sz w:val="24"/>
          <w:szCs w:val="24"/>
        </w:rPr>
        <w:t>Notice that in this case</w:t>
      </w:r>
      <w:ins w:id="82" w:author="KEWON Deborah" w:date="2019-03-16T13:39:00Z">
        <w:r w:rsidR="00D35A51">
          <w:rPr>
            <w:rFonts w:asciiTheme="minorBidi" w:eastAsia="Arial" w:hAnsiTheme="minorBidi"/>
            <w:sz w:val="24"/>
            <w:szCs w:val="24"/>
          </w:rPr>
          <w:t>,</w:t>
        </w:r>
      </w:ins>
      <w:r w:rsidRPr="00E856A4">
        <w:rPr>
          <w:rFonts w:asciiTheme="minorBidi" w:eastAsia="Arial" w:hAnsiTheme="minorBidi"/>
          <w:sz w:val="24"/>
          <w:szCs w:val="24"/>
        </w:rPr>
        <w:t xml:space="preserve"> the model allocated the investment in </w:t>
      </w:r>
      <w:r w:rsidRPr="00E856A4">
        <w:rPr>
          <w:rFonts w:asciiTheme="minorBidi" w:eastAsia="Arial" w:hAnsiTheme="minorBidi"/>
          <w:b/>
          <w:bCs/>
          <w:sz w:val="24"/>
          <w:szCs w:val="24"/>
        </w:rPr>
        <w:t>14 stocks</w:t>
      </w:r>
      <w:r w:rsidRPr="00E856A4">
        <w:rPr>
          <w:rFonts w:asciiTheme="minorBidi" w:eastAsia="Arial" w:hAnsiTheme="minorBidi"/>
          <w:sz w:val="24"/>
          <w:szCs w:val="24"/>
        </w:rPr>
        <w:t>.</w:t>
      </w:r>
    </w:p>
    <w:p w14:paraId="03E85A89" w14:textId="77777777" w:rsidR="008D10F4" w:rsidRDefault="008D10F4" w:rsidP="008D10F4">
      <w:pPr>
        <w:spacing w:line="360" w:lineRule="auto"/>
        <w:rPr>
          <w:ins w:id="83" w:author="KEWON Deborah" w:date="2019-03-16T13:37:00Z"/>
          <w:rFonts w:asciiTheme="minorBidi" w:hAnsiTheme="minorBidi"/>
          <w:sz w:val="24"/>
          <w:szCs w:val="24"/>
        </w:rPr>
        <w:pPrChange w:id="84" w:author="KEWON Deborah" w:date="2019-03-16T13:37:00Z">
          <w:pPr>
            <w:pStyle w:val="ListParagraph"/>
            <w:numPr>
              <w:numId w:val="3"/>
            </w:numPr>
            <w:spacing w:line="360" w:lineRule="auto"/>
            <w:ind w:hanging="360"/>
          </w:pPr>
        </w:pPrChange>
      </w:pPr>
    </w:p>
    <w:p w14:paraId="1B4D2DF2" w14:textId="77777777" w:rsidR="008D10F4" w:rsidRPr="008D10F4" w:rsidRDefault="008D10F4" w:rsidP="008D10F4">
      <w:pPr>
        <w:spacing w:line="360" w:lineRule="auto"/>
        <w:rPr>
          <w:rFonts w:asciiTheme="minorBidi" w:hAnsiTheme="minorBidi"/>
          <w:sz w:val="24"/>
          <w:szCs w:val="24"/>
          <w:rPrChange w:id="85" w:author="KEWON Deborah" w:date="2019-03-16T13:37:00Z">
            <w:rPr/>
          </w:rPrChange>
        </w:rPr>
        <w:pPrChange w:id="86" w:author="KEWON Deborah" w:date="2019-03-16T13:37:00Z">
          <w:pPr>
            <w:pStyle w:val="ListParagraph"/>
            <w:numPr>
              <w:numId w:val="3"/>
            </w:numPr>
            <w:spacing w:line="360" w:lineRule="auto"/>
            <w:ind w:hanging="360"/>
          </w:pPr>
        </w:pPrChange>
      </w:pPr>
    </w:p>
    <w:p w14:paraId="57A5ACA3" w14:textId="3594316D" w:rsidR="7D9212F8" w:rsidRPr="00E856A4" w:rsidRDefault="7D9212F8" w:rsidP="3CC040C7">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168EA9B8" wp14:editId="1EA039DE">
            <wp:extent cx="2762250" cy="866775"/>
            <wp:effectExtent l="0" t="0" r="0" b="0"/>
            <wp:docPr id="2134339651" name="Picture 213433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762250" cy="866775"/>
                    </a:xfrm>
                    <a:prstGeom prst="rect">
                      <a:avLst/>
                    </a:prstGeom>
                  </pic:spPr>
                </pic:pic>
              </a:graphicData>
            </a:graphic>
          </wp:inline>
        </w:drawing>
      </w:r>
      <w:r w:rsidRPr="00E856A4">
        <w:rPr>
          <w:rFonts w:asciiTheme="minorBidi" w:hAnsiTheme="minorBidi"/>
          <w:noProof/>
          <w:sz w:val="24"/>
          <w:szCs w:val="24"/>
        </w:rPr>
        <w:drawing>
          <wp:inline distT="0" distB="0" distL="0" distR="0" wp14:anchorId="733727D2" wp14:editId="66140148">
            <wp:extent cx="2762250" cy="866775"/>
            <wp:effectExtent l="0" t="0" r="0" b="0"/>
            <wp:docPr id="3586368" name="Picture 358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762250" cy="866775"/>
                    </a:xfrm>
                    <a:prstGeom prst="rect">
                      <a:avLst/>
                    </a:prstGeom>
                  </pic:spPr>
                </pic:pic>
              </a:graphicData>
            </a:graphic>
          </wp:inline>
        </w:drawing>
      </w:r>
    </w:p>
    <w:p w14:paraId="249979AB" w14:textId="539B5069" w:rsidR="3CC040C7" w:rsidRPr="00E856A4" w:rsidRDefault="3CC040C7" w:rsidP="3CC040C7">
      <w:pPr>
        <w:spacing w:line="360" w:lineRule="auto"/>
        <w:rPr>
          <w:rFonts w:asciiTheme="minorBidi" w:eastAsia="Arial" w:hAnsiTheme="minorBidi"/>
          <w:sz w:val="24"/>
          <w:szCs w:val="24"/>
        </w:rPr>
      </w:pPr>
      <w:r w:rsidRPr="00E856A4">
        <w:rPr>
          <w:rFonts w:asciiTheme="minorBidi" w:eastAsia="Arial" w:hAnsiTheme="minorBidi"/>
          <w:sz w:val="24"/>
          <w:szCs w:val="24"/>
        </w:rPr>
        <w:t xml:space="preserve">For target return (alpha) equal 0.04 </w:t>
      </w:r>
    </w:p>
    <w:p w14:paraId="1854FF01" w14:textId="6C094BDB" w:rsidR="7D9212F8" w:rsidRPr="00E856A4" w:rsidRDefault="3CC040C7" w:rsidP="3CC040C7">
      <w:pPr>
        <w:pStyle w:val="ListParagraph"/>
        <w:numPr>
          <w:ilvl w:val="0"/>
          <w:numId w:val="2"/>
        </w:numPr>
        <w:spacing w:line="360" w:lineRule="auto"/>
        <w:rPr>
          <w:rFonts w:asciiTheme="minorBidi" w:hAnsiTheme="minorBidi"/>
          <w:sz w:val="24"/>
          <w:szCs w:val="24"/>
        </w:rPr>
      </w:pPr>
      <w:r w:rsidRPr="00E856A4">
        <w:rPr>
          <w:rFonts w:asciiTheme="minorBidi" w:eastAsia="Arial" w:hAnsiTheme="minorBidi"/>
          <w:sz w:val="24"/>
          <w:szCs w:val="24"/>
        </w:rPr>
        <w:t xml:space="preserve">The minimum variance obtained is 0.006, this value recommends </w:t>
      </w:r>
      <w:del w:id="87" w:author="KEWON Deborah" w:date="2019-03-16T13:39:00Z">
        <w:r w:rsidRPr="00E856A4" w:rsidDel="00D35A51">
          <w:rPr>
            <w:rFonts w:asciiTheme="minorBidi" w:eastAsia="Arial" w:hAnsiTheme="minorBidi"/>
            <w:sz w:val="24"/>
            <w:szCs w:val="24"/>
          </w:rPr>
          <w:delText>to allocate</w:delText>
        </w:r>
      </w:del>
      <w:ins w:id="88" w:author="KEWON Deborah" w:date="2019-03-16T13:39:00Z">
        <w:r w:rsidR="00D35A51" w:rsidRPr="00E856A4">
          <w:rPr>
            <w:rFonts w:asciiTheme="minorBidi" w:eastAsia="Arial" w:hAnsiTheme="minorBidi"/>
            <w:sz w:val="24"/>
            <w:szCs w:val="24"/>
          </w:rPr>
          <w:t>allocating</w:t>
        </w:r>
      </w:ins>
      <w:r w:rsidRPr="00E856A4">
        <w:rPr>
          <w:rFonts w:asciiTheme="minorBidi" w:eastAsia="Arial" w:hAnsiTheme="minorBidi"/>
          <w:sz w:val="24"/>
          <w:szCs w:val="24"/>
        </w:rPr>
        <w:t xml:space="preserve"> the investment as follows: 9% in stock number 135, </w:t>
      </w:r>
      <w:r w:rsidRPr="00E856A4">
        <w:rPr>
          <w:rFonts w:asciiTheme="minorBidi" w:eastAsia="Arial" w:hAnsiTheme="minorBidi"/>
          <w:b/>
          <w:bCs/>
          <w:sz w:val="24"/>
          <w:szCs w:val="24"/>
        </w:rPr>
        <w:t>24% in stock number 187</w:t>
      </w:r>
      <w:r w:rsidRPr="00E856A4">
        <w:rPr>
          <w:rFonts w:asciiTheme="minorBidi" w:eastAsia="Arial" w:hAnsiTheme="minorBidi"/>
          <w:sz w:val="24"/>
          <w:szCs w:val="24"/>
        </w:rPr>
        <w:t xml:space="preserve">, 5% in stock number 198, 3% in stock number 242, </w:t>
      </w:r>
      <w:r w:rsidRPr="00E856A4">
        <w:rPr>
          <w:rFonts w:asciiTheme="minorBidi" w:eastAsia="Arial" w:hAnsiTheme="minorBidi"/>
          <w:b/>
          <w:bCs/>
          <w:sz w:val="24"/>
          <w:szCs w:val="24"/>
        </w:rPr>
        <w:t>20% in stock number 243</w:t>
      </w:r>
      <w:r w:rsidRPr="00E856A4">
        <w:rPr>
          <w:rFonts w:asciiTheme="minorBidi" w:eastAsia="Arial" w:hAnsiTheme="minorBidi"/>
          <w:sz w:val="24"/>
          <w:szCs w:val="24"/>
        </w:rPr>
        <w:t xml:space="preserve">, </w:t>
      </w:r>
      <w:r w:rsidRPr="00E856A4">
        <w:rPr>
          <w:rFonts w:asciiTheme="minorBidi" w:eastAsia="Arial" w:hAnsiTheme="minorBidi"/>
          <w:b/>
          <w:bCs/>
          <w:sz w:val="24"/>
          <w:szCs w:val="24"/>
        </w:rPr>
        <w:t>25% in stock number 279</w:t>
      </w:r>
      <w:r w:rsidRPr="00E856A4">
        <w:rPr>
          <w:rFonts w:asciiTheme="minorBidi" w:eastAsia="Arial" w:hAnsiTheme="minorBidi"/>
          <w:sz w:val="24"/>
          <w:szCs w:val="24"/>
        </w:rPr>
        <w:t xml:space="preserve"> and 10% in stock number 283.</w:t>
      </w:r>
    </w:p>
    <w:p w14:paraId="7C19A117" w14:textId="3BB01136" w:rsidR="7D9212F8" w:rsidRPr="00E856A4" w:rsidRDefault="3CC040C7" w:rsidP="3CC040C7">
      <w:pPr>
        <w:pStyle w:val="ListParagraph"/>
        <w:numPr>
          <w:ilvl w:val="0"/>
          <w:numId w:val="3"/>
        </w:numPr>
        <w:spacing w:line="360" w:lineRule="auto"/>
        <w:rPr>
          <w:rFonts w:asciiTheme="minorBidi" w:hAnsiTheme="minorBidi"/>
          <w:sz w:val="24"/>
          <w:szCs w:val="24"/>
        </w:rPr>
      </w:pPr>
      <w:r w:rsidRPr="00E856A4">
        <w:rPr>
          <w:rFonts w:asciiTheme="minorBidi" w:eastAsia="Arial" w:hAnsiTheme="minorBidi"/>
          <w:sz w:val="24"/>
          <w:szCs w:val="24"/>
        </w:rPr>
        <w:t>Notice that in this case</w:t>
      </w:r>
      <w:ins w:id="89" w:author="KEWON Deborah" w:date="2019-03-16T13:39:00Z">
        <w:r w:rsidR="00D35A51">
          <w:rPr>
            <w:rFonts w:asciiTheme="minorBidi" w:eastAsia="Arial" w:hAnsiTheme="minorBidi"/>
            <w:sz w:val="24"/>
            <w:szCs w:val="24"/>
          </w:rPr>
          <w:t>,</w:t>
        </w:r>
      </w:ins>
      <w:r w:rsidRPr="00E856A4">
        <w:rPr>
          <w:rFonts w:asciiTheme="minorBidi" w:eastAsia="Arial" w:hAnsiTheme="minorBidi"/>
          <w:sz w:val="24"/>
          <w:szCs w:val="24"/>
        </w:rPr>
        <w:t xml:space="preserve"> the model allocated the investment in </w:t>
      </w:r>
      <w:r w:rsidRPr="00E856A4">
        <w:rPr>
          <w:rFonts w:asciiTheme="minorBidi" w:eastAsia="Arial" w:hAnsiTheme="minorBidi"/>
          <w:b/>
          <w:bCs/>
          <w:sz w:val="24"/>
          <w:szCs w:val="24"/>
        </w:rPr>
        <w:t>7 stocks</w:t>
      </w:r>
      <w:r w:rsidRPr="00E856A4">
        <w:rPr>
          <w:rFonts w:asciiTheme="minorBidi" w:eastAsia="Arial" w:hAnsiTheme="minorBidi"/>
          <w:sz w:val="24"/>
          <w:szCs w:val="24"/>
        </w:rPr>
        <w:t>.</w:t>
      </w:r>
      <w:r w:rsidR="7D9212F8" w:rsidRPr="00E856A4">
        <w:rPr>
          <w:rFonts w:asciiTheme="minorBidi" w:hAnsiTheme="minorBidi"/>
          <w:sz w:val="24"/>
          <w:szCs w:val="24"/>
        </w:rPr>
        <w:br/>
      </w:r>
    </w:p>
    <w:p w14:paraId="3DFF2AB9" w14:textId="4C3E0B91"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6A27BB29" wp14:editId="79CFB298">
            <wp:extent cx="2705100" cy="828675"/>
            <wp:effectExtent l="0" t="0" r="0" b="0"/>
            <wp:docPr id="157480827" name="Picture 15748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705100" cy="828675"/>
                    </a:xfrm>
                    <a:prstGeom prst="rect">
                      <a:avLst/>
                    </a:prstGeom>
                  </pic:spPr>
                </pic:pic>
              </a:graphicData>
            </a:graphic>
          </wp:inline>
        </w:drawing>
      </w:r>
    </w:p>
    <w:p w14:paraId="2ED5E412" w14:textId="169B1DD8" w:rsidR="7D9212F8" w:rsidRPr="00E856A4" w:rsidRDefault="7D9212F8" w:rsidP="7D9212F8">
      <w:pPr>
        <w:spacing w:line="360" w:lineRule="auto"/>
        <w:rPr>
          <w:rFonts w:asciiTheme="minorBidi" w:eastAsia="Arial" w:hAnsiTheme="minorBidi"/>
          <w:sz w:val="24"/>
          <w:szCs w:val="24"/>
        </w:rPr>
      </w:pPr>
    </w:p>
    <w:p w14:paraId="2139ED44" w14:textId="62973EEC" w:rsidR="3CC040C7" w:rsidRPr="00E856A4" w:rsidRDefault="3CC040C7" w:rsidP="3CC040C7">
      <w:pPr>
        <w:spacing w:line="360" w:lineRule="auto"/>
        <w:rPr>
          <w:rFonts w:asciiTheme="minorBidi" w:eastAsia="Arial" w:hAnsiTheme="minorBidi"/>
          <w:sz w:val="24"/>
          <w:szCs w:val="24"/>
        </w:rPr>
      </w:pPr>
      <w:r w:rsidRPr="00E856A4">
        <w:rPr>
          <w:rFonts w:asciiTheme="minorBidi" w:eastAsia="Arial" w:hAnsiTheme="minorBidi"/>
          <w:sz w:val="24"/>
          <w:szCs w:val="24"/>
        </w:rPr>
        <w:t>For target return (alpha) equal 0.05</w:t>
      </w:r>
    </w:p>
    <w:p w14:paraId="4D241F8F" w14:textId="43AF2DDD" w:rsidR="7D9212F8" w:rsidRPr="00E856A4" w:rsidRDefault="3CC040C7" w:rsidP="0009075B">
      <w:pPr>
        <w:pStyle w:val="ListParagraph"/>
        <w:numPr>
          <w:ilvl w:val="0"/>
          <w:numId w:val="1"/>
        </w:numPr>
        <w:spacing w:line="360" w:lineRule="auto"/>
        <w:jc w:val="both"/>
        <w:rPr>
          <w:rFonts w:asciiTheme="minorBidi" w:hAnsiTheme="minorBidi"/>
          <w:sz w:val="24"/>
          <w:szCs w:val="24"/>
        </w:rPr>
      </w:pPr>
      <w:r w:rsidRPr="00E856A4">
        <w:rPr>
          <w:rFonts w:asciiTheme="minorBidi" w:eastAsia="Arial" w:hAnsiTheme="minorBidi"/>
          <w:sz w:val="24"/>
          <w:szCs w:val="24"/>
        </w:rPr>
        <w:t xml:space="preserve">The minimum variance obtained is 0.054, this value recommends </w:t>
      </w:r>
      <w:del w:id="90" w:author="KEWON Deborah" w:date="2019-03-16T13:41:00Z">
        <w:r w:rsidRPr="00E856A4" w:rsidDel="00C44361">
          <w:rPr>
            <w:rFonts w:asciiTheme="minorBidi" w:eastAsia="Arial" w:hAnsiTheme="minorBidi"/>
            <w:sz w:val="24"/>
            <w:szCs w:val="24"/>
          </w:rPr>
          <w:delText>to allocate</w:delText>
        </w:r>
      </w:del>
      <w:ins w:id="91" w:author="KEWON Deborah" w:date="2019-03-16T13:41:00Z">
        <w:r w:rsidR="00C44361" w:rsidRPr="00E856A4">
          <w:rPr>
            <w:rFonts w:asciiTheme="minorBidi" w:eastAsia="Arial" w:hAnsiTheme="minorBidi"/>
            <w:sz w:val="24"/>
            <w:szCs w:val="24"/>
          </w:rPr>
          <w:t>allocating</w:t>
        </w:r>
      </w:ins>
      <w:r w:rsidRPr="00E856A4">
        <w:rPr>
          <w:rFonts w:asciiTheme="minorBidi" w:eastAsia="Arial" w:hAnsiTheme="minorBidi"/>
          <w:sz w:val="24"/>
          <w:szCs w:val="24"/>
        </w:rPr>
        <w:t xml:space="preserve"> the investment as follows: </w:t>
      </w:r>
      <w:r w:rsidRPr="00E856A4">
        <w:rPr>
          <w:rFonts w:asciiTheme="minorBidi" w:eastAsia="Arial" w:hAnsiTheme="minorBidi"/>
          <w:b/>
          <w:bCs/>
          <w:sz w:val="24"/>
          <w:szCs w:val="24"/>
        </w:rPr>
        <w:t>33% in stock number 135</w:t>
      </w:r>
      <w:r w:rsidRPr="00E856A4">
        <w:rPr>
          <w:rFonts w:asciiTheme="minorBidi" w:eastAsia="Arial" w:hAnsiTheme="minorBidi"/>
          <w:sz w:val="24"/>
          <w:szCs w:val="24"/>
        </w:rPr>
        <w:t xml:space="preserve">, </w:t>
      </w:r>
      <w:r w:rsidRPr="00E856A4">
        <w:rPr>
          <w:rFonts w:asciiTheme="minorBidi" w:eastAsia="Arial" w:hAnsiTheme="minorBidi"/>
          <w:b/>
          <w:bCs/>
          <w:sz w:val="24"/>
          <w:szCs w:val="24"/>
        </w:rPr>
        <w:t>27% in stock number 243</w:t>
      </w:r>
      <w:r w:rsidRPr="00E856A4">
        <w:rPr>
          <w:rFonts w:asciiTheme="minorBidi" w:eastAsia="Arial" w:hAnsiTheme="minorBidi"/>
          <w:sz w:val="24"/>
          <w:szCs w:val="24"/>
        </w:rPr>
        <w:t xml:space="preserve">, </w:t>
      </w:r>
      <w:r w:rsidRPr="00E856A4">
        <w:rPr>
          <w:rFonts w:asciiTheme="minorBidi" w:eastAsia="Arial" w:hAnsiTheme="minorBidi"/>
          <w:b/>
          <w:bCs/>
          <w:sz w:val="24"/>
          <w:szCs w:val="24"/>
        </w:rPr>
        <w:t>24% in stock number 279</w:t>
      </w:r>
      <w:r w:rsidRPr="00E856A4">
        <w:rPr>
          <w:rFonts w:asciiTheme="minorBidi" w:eastAsia="Arial" w:hAnsiTheme="minorBidi"/>
          <w:sz w:val="24"/>
          <w:szCs w:val="24"/>
        </w:rPr>
        <w:t xml:space="preserve"> and 14.8% in stock number 283.</w:t>
      </w:r>
    </w:p>
    <w:p w14:paraId="3F3FEBBC" w14:textId="327F60DC" w:rsidR="7D9212F8" w:rsidRPr="00E856A4" w:rsidRDefault="3CC040C7" w:rsidP="3CC040C7">
      <w:pPr>
        <w:pStyle w:val="ListParagraph"/>
        <w:numPr>
          <w:ilvl w:val="0"/>
          <w:numId w:val="3"/>
        </w:numPr>
        <w:spacing w:line="360" w:lineRule="auto"/>
        <w:rPr>
          <w:rFonts w:asciiTheme="minorBidi" w:hAnsiTheme="minorBidi"/>
          <w:sz w:val="24"/>
          <w:szCs w:val="24"/>
        </w:rPr>
      </w:pPr>
      <w:r w:rsidRPr="00E856A4">
        <w:rPr>
          <w:rFonts w:asciiTheme="minorBidi" w:eastAsia="Arial" w:hAnsiTheme="minorBidi"/>
          <w:sz w:val="24"/>
          <w:szCs w:val="24"/>
        </w:rPr>
        <w:t>Notice that in this case</w:t>
      </w:r>
      <w:ins w:id="92" w:author="KEWON Deborah" w:date="2019-03-16T13:41:00Z">
        <w:r w:rsidR="00C44361">
          <w:rPr>
            <w:rFonts w:asciiTheme="minorBidi" w:eastAsia="Arial" w:hAnsiTheme="minorBidi"/>
            <w:sz w:val="24"/>
            <w:szCs w:val="24"/>
          </w:rPr>
          <w:t>,</w:t>
        </w:r>
      </w:ins>
      <w:r w:rsidRPr="00E856A4">
        <w:rPr>
          <w:rFonts w:asciiTheme="minorBidi" w:eastAsia="Arial" w:hAnsiTheme="minorBidi"/>
          <w:sz w:val="24"/>
          <w:szCs w:val="24"/>
        </w:rPr>
        <w:t xml:space="preserve"> the model allocated the investment in </w:t>
      </w:r>
      <w:r w:rsidRPr="00E856A4">
        <w:rPr>
          <w:rFonts w:asciiTheme="minorBidi" w:eastAsia="Arial" w:hAnsiTheme="minorBidi"/>
          <w:b/>
          <w:bCs/>
          <w:sz w:val="24"/>
          <w:szCs w:val="24"/>
        </w:rPr>
        <w:t>4 stocks</w:t>
      </w:r>
      <w:r w:rsidRPr="00E856A4">
        <w:rPr>
          <w:rFonts w:asciiTheme="minorBidi" w:eastAsia="Arial" w:hAnsiTheme="minorBidi"/>
          <w:sz w:val="24"/>
          <w:szCs w:val="24"/>
        </w:rPr>
        <w:t>.</w:t>
      </w:r>
      <w:r w:rsidR="7D9212F8" w:rsidRPr="00E856A4">
        <w:rPr>
          <w:rFonts w:asciiTheme="minorBidi" w:hAnsiTheme="minorBidi"/>
          <w:sz w:val="24"/>
          <w:szCs w:val="24"/>
        </w:rPr>
        <w:br/>
      </w:r>
    </w:p>
    <w:p w14:paraId="55877022" w14:textId="5C02F946"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6CDFD8A5" wp14:editId="79754EBB">
            <wp:extent cx="2533650" cy="876300"/>
            <wp:effectExtent l="0" t="0" r="0" b="0"/>
            <wp:docPr id="1712164241" name="Picture 171216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533650" cy="876300"/>
                    </a:xfrm>
                    <a:prstGeom prst="rect">
                      <a:avLst/>
                    </a:prstGeom>
                  </pic:spPr>
                </pic:pic>
              </a:graphicData>
            </a:graphic>
          </wp:inline>
        </w:drawing>
      </w:r>
    </w:p>
    <w:p w14:paraId="28AF73F4" w14:textId="77777777" w:rsidR="0009075B" w:rsidRDefault="0009075B" w:rsidP="3CC040C7">
      <w:pPr>
        <w:spacing w:line="360" w:lineRule="auto"/>
        <w:rPr>
          <w:rFonts w:asciiTheme="minorBidi" w:hAnsiTheme="minorBidi"/>
          <w:sz w:val="24"/>
          <w:szCs w:val="24"/>
        </w:rPr>
      </w:pPr>
    </w:p>
    <w:p w14:paraId="182970DA" w14:textId="77777777" w:rsidR="0009075B" w:rsidRDefault="0009075B" w:rsidP="3CC040C7">
      <w:pPr>
        <w:spacing w:line="360" w:lineRule="auto"/>
        <w:rPr>
          <w:rFonts w:asciiTheme="minorBidi" w:hAnsiTheme="minorBidi"/>
          <w:sz w:val="24"/>
          <w:szCs w:val="24"/>
        </w:rPr>
      </w:pPr>
    </w:p>
    <w:p w14:paraId="5BB3AF23" w14:textId="77777777" w:rsidR="00C44361" w:rsidRDefault="00C44361" w:rsidP="0009075B">
      <w:pPr>
        <w:spacing w:line="360" w:lineRule="auto"/>
        <w:jc w:val="both"/>
        <w:rPr>
          <w:ins w:id="93" w:author="KEWON Deborah" w:date="2019-03-16T13:41:00Z"/>
          <w:rFonts w:asciiTheme="minorBidi" w:hAnsiTheme="minorBidi"/>
          <w:sz w:val="24"/>
          <w:szCs w:val="24"/>
        </w:rPr>
      </w:pPr>
    </w:p>
    <w:p w14:paraId="1752BC0A" w14:textId="77777777" w:rsidR="00C44361" w:rsidRDefault="00C44361" w:rsidP="0009075B">
      <w:pPr>
        <w:spacing w:line="360" w:lineRule="auto"/>
        <w:jc w:val="both"/>
        <w:rPr>
          <w:ins w:id="94" w:author="KEWON Deborah" w:date="2019-03-16T13:41:00Z"/>
          <w:rFonts w:asciiTheme="minorBidi" w:hAnsiTheme="minorBidi"/>
          <w:sz w:val="24"/>
          <w:szCs w:val="24"/>
        </w:rPr>
      </w:pPr>
    </w:p>
    <w:p w14:paraId="1A47C456" w14:textId="1FD6219B" w:rsidR="7D9212F8" w:rsidRPr="00E856A4" w:rsidRDefault="7D9212F8" w:rsidP="0009075B">
      <w:pPr>
        <w:spacing w:line="360" w:lineRule="auto"/>
        <w:jc w:val="both"/>
        <w:rPr>
          <w:rFonts w:asciiTheme="minorBidi" w:eastAsia="Arial" w:hAnsiTheme="minorBidi"/>
          <w:sz w:val="24"/>
          <w:szCs w:val="24"/>
        </w:rPr>
      </w:pPr>
      <w:r w:rsidRPr="00E856A4">
        <w:rPr>
          <w:rFonts w:asciiTheme="minorBidi" w:hAnsiTheme="minorBidi"/>
          <w:sz w:val="24"/>
          <w:szCs w:val="24"/>
        </w:rPr>
        <w:lastRenderedPageBreak/>
        <w:br/>
      </w:r>
      <w:r w:rsidR="3CC040C7" w:rsidRPr="00E856A4">
        <w:rPr>
          <w:rFonts w:asciiTheme="minorBidi" w:eastAsia="Arial" w:hAnsiTheme="minorBidi"/>
          <w:sz w:val="24"/>
          <w:szCs w:val="24"/>
        </w:rPr>
        <w:t>Based on the obtained results, we can clearly see the negative relationship between the risk (variance), and the diversification of the portfolio</w:t>
      </w:r>
      <w:ins w:id="95" w:author="KEWON Deborah" w:date="2019-03-16T13:41:00Z">
        <w:r w:rsidR="00C44361">
          <w:rPr>
            <w:rFonts w:asciiTheme="minorBidi" w:eastAsia="Arial" w:hAnsiTheme="minorBidi"/>
            <w:sz w:val="24"/>
            <w:szCs w:val="24"/>
          </w:rPr>
          <w:t>,</w:t>
        </w:r>
      </w:ins>
      <w:r w:rsidR="3CC040C7" w:rsidRPr="00E856A4">
        <w:rPr>
          <w:rFonts w:asciiTheme="minorBidi" w:eastAsia="Arial" w:hAnsiTheme="minorBidi"/>
          <w:sz w:val="24"/>
          <w:szCs w:val="24"/>
        </w:rPr>
        <w:t xml:space="preserve"> which is represented by the number of stocks where the model allocates the investment. </w:t>
      </w:r>
      <w:ins w:id="96" w:author="KEWON Deborah" w:date="2019-03-16T13:41:00Z">
        <w:r w:rsidR="00C44361">
          <w:rPr>
            <w:rFonts w:asciiTheme="minorBidi" w:eastAsia="Arial" w:hAnsiTheme="minorBidi"/>
            <w:sz w:val="24"/>
            <w:szCs w:val="24"/>
          </w:rPr>
          <w:t>In</w:t>
        </w:r>
      </w:ins>
      <w:del w:id="97" w:author="KEWON Deborah" w:date="2019-03-16T13:41:00Z">
        <w:r w:rsidR="3CC040C7" w:rsidRPr="00E856A4" w:rsidDel="00C44361">
          <w:rPr>
            <w:rFonts w:asciiTheme="minorBidi" w:eastAsia="Arial" w:hAnsiTheme="minorBidi"/>
            <w:sz w:val="24"/>
            <w:szCs w:val="24"/>
          </w:rPr>
          <w:delText>The</w:delText>
        </w:r>
      </w:del>
      <w:r w:rsidR="3CC040C7" w:rsidRPr="00E856A4">
        <w:rPr>
          <w:rFonts w:asciiTheme="minorBidi" w:eastAsia="Arial" w:hAnsiTheme="minorBidi"/>
          <w:sz w:val="24"/>
          <w:szCs w:val="24"/>
        </w:rPr>
        <w:t xml:space="preserve"> other words, the more</w:t>
      </w:r>
      <w:ins w:id="98" w:author="KEWON Deborah" w:date="2019-03-16T13:42:00Z">
        <w:r w:rsidR="00C44361">
          <w:rPr>
            <w:rFonts w:asciiTheme="minorBidi" w:eastAsia="Arial" w:hAnsiTheme="minorBidi"/>
            <w:sz w:val="24"/>
            <w:szCs w:val="24"/>
          </w:rPr>
          <w:t xml:space="preserve"> the asset is </w:t>
        </w:r>
      </w:ins>
      <w:del w:id="99" w:author="KEWON Deborah" w:date="2019-03-16T13:42:00Z">
        <w:r w:rsidR="3CC040C7" w:rsidRPr="00E856A4" w:rsidDel="00C44361">
          <w:rPr>
            <w:rFonts w:asciiTheme="minorBidi" w:eastAsia="Arial" w:hAnsiTheme="minorBidi"/>
            <w:sz w:val="24"/>
            <w:szCs w:val="24"/>
          </w:rPr>
          <w:delText xml:space="preserve"> </w:delText>
        </w:r>
      </w:del>
      <w:r w:rsidR="3CC040C7" w:rsidRPr="00E856A4">
        <w:rPr>
          <w:rFonts w:asciiTheme="minorBidi" w:eastAsia="Arial" w:hAnsiTheme="minorBidi"/>
          <w:sz w:val="24"/>
          <w:szCs w:val="24"/>
        </w:rPr>
        <w:t>diversi</w:t>
      </w:r>
      <w:ins w:id="100" w:author="KEWON Deborah" w:date="2019-03-16T13:42:00Z">
        <w:r w:rsidR="00C44361">
          <w:rPr>
            <w:rFonts w:asciiTheme="minorBidi" w:eastAsia="Arial" w:hAnsiTheme="minorBidi"/>
            <w:sz w:val="24"/>
            <w:szCs w:val="24"/>
          </w:rPr>
          <w:t>fied</w:t>
        </w:r>
      </w:ins>
      <w:del w:id="101" w:author="KEWON Deborah" w:date="2019-03-16T13:42:00Z">
        <w:r w:rsidR="3CC040C7" w:rsidRPr="00E856A4" w:rsidDel="00C44361">
          <w:rPr>
            <w:rFonts w:asciiTheme="minorBidi" w:eastAsia="Arial" w:hAnsiTheme="minorBidi"/>
            <w:sz w:val="24"/>
            <w:szCs w:val="24"/>
          </w:rPr>
          <w:delText>ty</w:delText>
        </w:r>
      </w:del>
      <w:r w:rsidR="3CC040C7" w:rsidRPr="00E856A4">
        <w:rPr>
          <w:rFonts w:asciiTheme="minorBidi" w:eastAsia="Arial" w:hAnsiTheme="minorBidi"/>
          <w:sz w:val="24"/>
          <w:szCs w:val="24"/>
        </w:rPr>
        <w:t xml:space="preserve"> in portfolio</w:t>
      </w:r>
      <w:ins w:id="102" w:author="KEWON Deborah" w:date="2019-03-16T13:42:00Z">
        <w:r w:rsidR="00C44361">
          <w:rPr>
            <w:rFonts w:asciiTheme="minorBidi" w:eastAsia="Arial" w:hAnsiTheme="minorBidi"/>
            <w:sz w:val="24"/>
            <w:szCs w:val="24"/>
          </w:rPr>
          <w:t>,</w:t>
        </w:r>
      </w:ins>
      <w:r w:rsidR="3CC040C7" w:rsidRPr="00E856A4">
        <w:rPr>
          <w:rFonts w:asciiTheme="minorBidi" w:eastAsia="Arial" w:hAnsiTheme="minorBidi"/>
          <w:sz w:val="24"/>
          <w:szCs w:val="24"/>
        </w:rPr>
        <w:t xml:space="preserve"> the less risk</w:t>
      </w:r>
      <w:ins w:id="103" w:author="KEWON Deborah" w:date="2019-03-16T13:42:00Z">
        <w:r w:rsidR="00C44361">
          <w:rPr>
            <w:rFonts w:asciiTheme="minorBidi" w:eastAsia="Arial" w:hAnsiTheme="minorBidi"/>
            <w:sz w:val="24"/>
            <w:szCs w:val="24"/>
          </w:rPr>
          <w:t xml:space="preserve"> there is vice versa</w:t>
        </w:r>
      </w:ins>
      <w:del w:id="104" w:author="KEWON Deborah" w:date="2019-03-16T13:42:00Z">
        <w:r w:rsidR="3CC040C7" w:rsidRPr="00E856A4" w:rsidDel="00C44361">
          <w:rPr>
            <w:rFonts w:asciiTheme="minorBidi" w:eastAsia="Arial" w:hAnsiTheme="minorBidi"/>
            <w:sz w:val="24"/>
            <w:szCs w:val="24"/>
          </w:rPr>
          <w:delText>, it works in the opposite way as well</w:delText>
        </w:r>
      </w:del>
      <w:r w:rsidR="3CC040C7" w:rsidRPr="00E856A4">
        <w:rPr>
          <w:rFonts w:asciiTheme="minorBidi" w:eastAsia="Arial" w:hAnsiTheme="minorBidi"/>
          <w:sz w:val="24"/>
          <w:szCs w:val="24"/>
        </w:rPr>
        <w:t>.</w:t>
      </w:r>
    </w:p>
    <w:p w14:paraId="4FBA6AED" w14:textId="01952AAD" w:rsidR="7D9212F8" w:rsidRDefault="00C44361" w:rsidP="009414FD">
      <w:pPr>
        <w:spacing w:line="360" w:lineRule="auto"/>
        <w:jc w:val="both"/>
        <w:rPr>
          <w:rFonts w:asciiTheme="minorBidi" w:eastAsia="Arial" w:hAnsiTheme="minorBidi"/>
          <w:sz w:val="24"/>
          <w:szCs w:val="24"/>
        </w:rPr>
      </w:pPr>
      <w:ins w:id="105" w:author="KEWON Deborah" w:date="2019-03-16T13:44:00Z">
        <w:r>
          <w:rPr>
            <w:rFonts w:asciiTheme="minorBidi" w:eastAsia="Arial" w:hAnsiTheme="minorBidi"/>
            <w:sz w:val="24"/>
            <w:szCs w:val="24"/>
          </w:rPr>
          <w:t>On</w:t>
        </w:r>
      </w:ins>
      <w:del w:id="106" w:author="KEWON Deborah" w:date="2019-03-16T13:44:00Z">
        <w:r w:rsidR="3CC040C7" w:rsidRPr="00E856A4" w:rsidDel="00C44361">
          <w:rPr>
            <w:rFonts w:asciiTheme="minorBidi" w:eastAsia="Arial" w:hAnsiTheme="minorBidi"/>
            <w:sz w:val="24"/>
            <w:szCs w:val="24"/>
          </w:rPr>
          <w:delText>In</w:delText>
        </w:r>
      </w:del>
      <w:r w:rsidR="3CC040C7" w:rsidRPr="00E856A4">
        <w:rPr>
          <w:rFonts w:asciiTheme="minorBidi" w:eastAsia="Arial" w:hAnsiTheme="minorBidi"/>
          <w:sz w:val="24"/>
          <w:szCs w:val="24"/>
        </w:rPr>
        <w:t xml:space="preserve"> the other hand, we notice the negative relationship among the target return and the diversity of the portfolio. In other words, the more target </w:t>
      </w:r>
      <w:proofErr w:type="gramStart"/>
      <w:r w:rsidR="3CC040C7" w:rsidRPr="00E856A4">
        <w:rPr>
          <w:rFonts w:asciiTheme="minorBidi" w:eastAsia="Arial" w:hAnsiTheme="minorBidi"/>
          <w:sz w:val="24"/>
          <w:szCs w:val="24"/>
        </w:rPr>
        <w:t>return</w:t>
      </w:r>
      <w:proofErr w:type="gramEnd"/>
      <w:r w:rsidR="3CC040C7" w:rsidRPr="00E856A4">
        <w:rPr>
          <w:rFonts w:asciiTheme="minorBidi" w:eastAsia="Arial" w:hAnsiTheme="minorBidi"/>
          <w:sz w:val="24"/>
          <w:szCs w:val="24"/>
        </w:rPr>
        <w:t xml:space="preserve"> expected</w:t>
      </w:r>
      <w:ins w:id="107" w:author="KEWON Deborah" w:date="2019-03-16T13:44:00Z">
        <w:r>
          <w:rPr>
            <w:rFonts w:asciiTheme="minorBidi" w:eastAsia="Arial" w:hAnsiTheme="minorBidi"/>
            <w:sz w:val="24"/>
            <w:szCs w:val="24"/>
          </w:rPr>
          <w:t>,</w:t>
        </w:r>
      </w:ins>
      <w:r w:rsidR="3CC040C7" w:rsidRPr="00E856A4">
        <w:rPr>
          <w:rFonts w:asciiTheme="minorBidi" w:eastAsia="Arial" w:hAnsiTheme="minorBidi"/>
          <w:sz w:val="24"/>
          <w:szCs w:val="24"/>
        </w:rPr>
        <w:t xml:space="preserve"> the less diversity in the portfolio.</w:t>
      </w:r>
    </w:p>
    <w:p w14:paraId="2F96E034" w14:textId="77777777" w:rsidR="009414FD" w:rsidRPr="00E856A4" w:rsidRDefault="009414FD" w:rsidP="009414FD">
      <w:pPr>
        <w:spacing w:line="360" w:lineRule="auto"/>
        <w:jc w:val="both"/>
        <w:rPr>
          <w:rFonts w:asciiTheme="minorBidi" w:eastAsia="Arial" w:hAnsiTheme="minorBidi"/>
          <w:sz w:val="24"/>
          <w:szCs w:val="24"/>
        </w:rPr>
      </w:pPr>
    </w:p>
    <w:p w14:paraId="6E9476C6" w14:textId="32315B03" w:rsidR="7D9212F8" w:rsidRPr="00E856A4" w:rsidRDefault="00C44361" w:rsidP="7D9212F8">
      <w:pPr>
        <w:spacing w:line="360" w:lineRule="auto"/>
        <w:rPr>
          <w:rFonts w:asciiTheme="minorBidi" w:eastAsia="Arial" w:hAnsiTheme="minorBidi"/>
          <w:b/>
          <w:bCs/>
          <w:sz w:val="24"/>
          <w:szCs w:val="24"/>
        </w:rPr>
      </w:pPr>
      <w:ins w:id="108" w:author="KEWON Deborah" w:date="2019-03-16T13:45:00Z">
        <w:r>
          <w:rPr>
            <w:rFonts w:asciiTheme="minorBidi" w:eastAsia="Arial" w:hAnsiTheme="minorBidi"/>
            <w:b/>
            <w:bCs/>
            <w:sz w:val="24"/>
            <w:szCs w:val="24"/>
          </w:rPr>
          <w:t xml:space="preserve">b. </w:t>
        </w:r>
      </w:ins>
      <w:r w:rsidR="7D9212F8" w:rsidRPr="00E856A4">
        <w:rPr>
          <w:rFonts w:asciiTheme="minorBidi" w:eastAsia="Arial" w:hAnsiTheme="minorBidi"/>
          <w:b/>
          <w:bCs/>
          <w:sz w:val="24"/>
          <w:szCs w:val="24"/>
        </w:rPr>
        <w:t>Minimax</w:t>
      </w:r>
    </w:p>
    <w:p w14:paraId="17F37B4C" w14:textId="6064B413" w:rsidR="7D9212F8" w:rsidRDefault="7D9212F8" w:rsidP="009414FD">
      <w:pPr>
        <w:spacing w:line="360" w:lineRule="auto"/>
        <w:rPr>
          <w:ins w:id="109" w:author="KEWON Deborah" w:date="2019-03-16T13:48:00Z"/>
          <w:rFonts w:asciiTheme="minorBidi" w:eastAsia="Arial" w:hAnsiTheme="minorBidi"/>
          <w:sz w:val="24"/>
          <w:szCs w:val="24"/>
        </w:rPr>
      </w:pPr>
      <w:r w:rsidRPr="00E856A4">
        <w:rPr>
          <w:rFonts w:asciiTheme="minorBidi" w:eastAsia="Arial" w:hAnsiTheme="minorBidi"/>
          <w:sz w:val="24"/>
          <w:szCs w:val="24"/>
        </w:rPr>
        <w:t>In addition to Markowitz’s mean-covariance analysis for the best combination of expected return and risk, Young introduced the Minimax model, which is based on the minimax decision rule in the game theory. The objective of this model is to maximize the minimum returns subject to constraints</w:t>
      </w:r>
      <w:ins w:id="110" w:author="KEWON Deborah" w:date="2019-03-16T13:46:00Z">
        <w:r w:rsidR="00421E80">
          <w:rPr>
            <w:rFonts w:asciiTheme="minorBidi" w:eastAsia="Arial" w:hAnsiTheme="minorBidi"/>
            <w:sz w:val="24"/>
            <w:szCs w:val="24"/>
          </w:rPr>
          <w:t xml:space="preserve"> as </w:t>
        </w:r>
      </w:ins>
      <w:ins w:id="111" w:author="KEWON Deborah" w:date="2019-03-16T13:48:00Z">
        <w:r w:rsidR="00421E80">
          <w:rPr>
            <w:rFonts w:asciiTheme="minorBidi" w:eastAsia="Arial" w:hAnsiTheme="minorBidi"/>
            <w:sz w:val="24"/>
            <w:szCs w:val="24"/>
          </w:rPr>
          <w:t>explained</w:t>
        </w:r>
      </w:ins>
      <w:ins w:id="112" w:author="KEWON Deborah" w:date="2019-03-16T13:46:00Z">
        <w:r w:rsidR="00421E80">
          <w:rPr>
            <w:rFonts w:asciiTheme="minorBidi" w:eastAsia="Arial" w:hAnsiTheme="minorBidi"/>
            <w:sz w:val="24"/>
            <w:szCs w:val="24"/>
          </w:rPr>
          <w:t xml:space="preserve"> in the introduction</w:t>
        </w:r>
      </w:ins>
      <w:r w:rsidRPr="00E856A4">
        <w:rPr>
          <w:rFonts w:asciiTheme="minorBidi" w:eastAsia="Arial" w:hAnsiTheme="minorBidi"/>
          <w:sz w:val="24"/>
          <w:szCs w:val="24"/>
        </w:rPr>
        <w:t>.</w:t>
      </w:r>
    </w:p>
    <w:p w14:paraId="125D279A" w14:textId="77777777" w:rsidR="00421E80" w:rsidRPr="00E856A4" w:rsidRDefault="00421E80" w:rsidP="009414FD">
      <w:pPr>
        <w:spacing w:line="360" w:lineRule="auto"/>
        <w:rPr>
          <w:rFonts w:asciiTheme="minorBidi" w:eastAsia="Arial" w:hAnsiTheme="minorBidi"/>
          <w:sz w:val="24"/>
          <w:szCs w:val="24"/>
        </w:rPr>
      </w:pPr>
    </w:p>
    <w:p w14:paraId="2A4BD2EF" w14:textId="39E7E9E0" w:rsidR="009414FD" w:rsidRPr="00E856A4" w:rsidRDefault="7D9212F8" w:rsidP="009414FD">
      <w:pPr>
        <w:spacing w:line="360" w:lineRule="auto"/>
        <w:rPr>
          <w:rFonts w:asciiTheme="minorBidi" w:eastAsia="Arial" w:hAnsiTheme="minorBidi"/>
          <w:sz w:val="24"/>
          <w:szCs w:val="24"/>
        </w:rPr>
      </w:pPr>
      <w:r w:rsidRPr="00E856A4">
        <w:rPr>
          <w:rFonts w:asciiTheme="minorBidi" w:eastAsia="Arial" w:hAnsiTheme="minorBidi"/>
          <w:sz w:val="24"/>
          <w:szCs w:val="24"/>
        </w:rPr>
        <w:t xml:space="preserve">Our model file contains the definition of the parameters, variables and formulations: </w:t>
      </w:r>
    </w:p>
    <w:p w14:paraId="65F3BBA9" w14:textId="7545B208"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b/>
          <w:bCs/>
          <w:i/>
          <w:iCs/>
          <w:sz w:val="24"/>
          <w:szCs w:val="24"/>
        </w:rPr>
        <w:t>n</w:t>
      </w:r>
      <w:r w:rsidRPr="00E856A4">
        <w:rPr>
          <w:rFonts w:asciiTheme="minorBidi" w:eastAsia="Arial" w:hAnsiTheme="minorBidi"/>
          <w:b/>
          <w:bCs/>
          <w:sz w:val="24"/>
          <w:szCs w:val="24"/>
        </w:rPr>
        <w:t xml:space="preserve"> </w:t>
      </w:r>
      <w:r w:rsidRPr="00E856A4">
        <w:rPr>
          <w:rFonts w:asciiTheme="minorBidi" w:eastAsia="Arial" w:hAnsiTheme="minorBidi"/>
          <w:sz w:val="24"/>
          <w:szCs w:val="24"/>
        </w:rPr>
        <w:t>= number of stocks</w:t>
      </w:r>
    </w:p>
    <w:p w14:paraId="634FD329" w14:textId="39043CFF"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b/>
          <w:bCs/>
          <w:i/>
          <w:iCs/>
          <w:sz w:val="24"/>
          <w:szCs w:val="24"/>
        </w:rPr>
        <w:t xml:space="preserve">T </w:t>
      </w:r>
      <w:r w:rsidRPr="00E856A4">
        <w:rPr>
          <w:rFonts w:asciiTheme="minorBidi" w:eastAsia="Arial" w:hAnsiTheme="minorBidi"/>
          <w:sz w:val="24"/>
          <w:szCs w:val="24"/>
        </w:rPr>
        <w:t>= number of months</w:t>
      </w:r>
    </w:p>
    <w:p w14:paraId="51CB5994" w14:textId="2ACDE0B5"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b/>
          <w:bCs/>
          <w:i/>
          <w:iCs/>
          <w:sz w:val="24"/>
          <w:szCs w:val="24"/>
        </w:rPr>
        <w:t>W</w:t>
      </w:r>
      <w:r w:rsidRPr="00E856A4">
        <w:rPr>
          <w:rFonts w:asciiTheme="minorBidi" w:eastAsia="Arial" w:hAnsiTheme="minorBidi"/>
          <w:b/>
          <w:bCs/>
          <w:sz w:val="24"/>
          <w:szCs w:val="24"/>
        </w:rPr>
        <w:t xml:space="preserve"> </w:t>
      </w:r>
      <w:r w:rsidRPr="00E856A4">
        <w:rPr>
          <w:rFonts w:asciiTheme="minorBidi" w:eastAsia="Arial" w:hAnsiTheme="minorBidi"/>
          <w:sz w:val="24"/>
          <w:szCs w:val="24"/>
        </w:rPr>
        <w:t>= budget</w:t>
      </w:r>
    </w:p>
    <w:p w14:paraId="2193B7CD" w14:textId="026B44AB" w:rsidR="7D9212F8" w:rsidRPr="00E856A4" w:rsidRDefault="7D9212F8" w:rsidP="7D9212F8">
      <w:pPr>
        <w:spacing w:line="360" w:lineRule="auto"/>
        <w:rPr>
          <w:rFonts w:asciiTheme="minorBidi" w:eastAsia="Arial" w:hAnsiTheme="minorBidi"/>
          <w:sz w:val="24"/>
          <w:szCs w:val="24"/>
        </w:rPr>
      </w:pPr>
      <w:proofErr w:type="spellStart"/>
      <w:r w:rsidRPr="00E856A4">
        <w:rPr>
          <w:rFonts w:asciiTheme="minorBidi" w:eastAsia="Arial" w:hAnsiTheme="minorBidi"/>
          <w:b/>
          <w:bCs/>
          <w:i/>
          <w:iCs/>
          <w:sz w:val="24"/>
          <w:szCs w:val="24"/>
        </w:rPr>
        <w:t>RetMat</w:t>
      </w:r>
      <w:proofErr w:type="spellEnd"/>
      <w:r w:rsidRPr="00E856A4">
        <w:rPr>
          <w:rFonts w:asciiTheme="minorBidi" w:eastAsia="Arial" w:hAnsiTheme="minorBidi"/>
          <w:b/>
          <w:bCs/>
          <w:sz w:val="24"/>
          <w:szCs w:val="24"/>
        </w:rPr>
        <w:t xml:space="preserve"> </w:t>
      </w:r>
      <w:r w:rsidRPr="00E856A4">
        <w:rPr>
          <w:rFonts w:asciiTheme="minorBidi" w:eastAsia="Arial" w:hAnsiTheme="minorBidi"/>
          <w:sz w:val="24"/>
          <w:szCs w:val="24"/>
        </w:rPr>
        <w:t>= past monthly returns for 300 selected shares</w:t>
      </w:r>
    </w:p>
    <w:p w14:paraId="00E867AF" w14:textId="601658B6"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b/>
          <w:bCs/>
          <w:i/>
          <w:iCs/>
          <w:sz w:val="24"/>
          <w:szCs w:val="24"/>
        </w:rPr>
        <w:t xml:space="preserve">u </w:t>
      </w:r>
      <w:r w:rsidRPr="00E856A4">
        <w:rPr>
          <w:rFonts w:asciiTheme="minorBidi" w:eastAsia="Arial" w:hAnsiTheme="minorBidi"/>
          <w:sz w:val="24"/>
          <w:szCs w:val="24"/>
        </w:rPr>
        <w:t>= Upper limit for investing in a single share</w:t>
      </w:r>
    </w:p>
    <w:p w14:paraId="06BFF4AC" w14:textId="68D4C94F"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b/>
          <w:bCs/>
          <w:i/>
          <w:iCs/>
          <w:sz w:val="24"/>
          <w:szCs w:val="24"/>
        </w:rPr>
        <w:t>G</w:t>
      </w:r>
      <w:r w:rsidRPr="00E856A4">
        <w:rPr>
          <w:rFonts w:asciiTheme="minorBidi" w:eastAsia="Arial" w:hAnsiTheme="minorBidi"/>
          <w:b/>
          <w:bCs/>
          <w:sz w:val="24"/>
          <w:szCs w:val="24"/>
        </w:rPr>
        <w:t xml:space="preserve"> </w:t>
      </w:r>
      <w:r w:rsidRPr="00E856A4">
        <w:rPr>
          <w:rFonts w:asciiTheme="minorBidi" w:eastAsia="Arial" w:hAnsiTheme="minorBidi"/>
          <w:sz w:val="24"/>
          <w:szCs w:val="24"/>
        </w:rPr>
        <w:t>= target return of the portfolio</w:t>
      </w:r>
    </w:p>
    <w:p w14:paraId="3221F16A" w14:textId="36AC2D5A" w:rsidR="7D9212F8" w:rsidRPr="00E856A4" w:rsidRDefault="7D9212F8" w:rsidP="7D9212F8">
      <w:pPr>
        <w:spacing w:line="360" w:lineRule="auto"/>
        <w:rPr>
          <w:rFonts w:asciiTheme="minorBidi" w:eastAsia="Arial" w:hAnsiTheme="minorBidi"/>
          <w:sz w:val="24"/>
          <w:szCs w:val="24"/>
        </w:rPr>
      </w:pPr>
      <w:proofErr w:type="spellStart"/>
      <w:r w:rsidRPr="00E856A4">
        <w:rPr>
          <w:rFonts w:asciiTheme="minorBidi" w:eastAsia="Arial" w:hAnsiTheme="minorBidi"/>
          <w:b/>
          <w:bCs/>
          <w:i/>
          <w:iCs/>
          <w:sz w:val="24"/>
          <w:szCs w:val="24"/>
        </w:rPr>
        <w:t>Mp</w:t>
      </w:r>
      <w:proofErr w:type="spellEnd"/>
      <w:r w:rsidRPr="00E856A4">
        <w:rPr>
          <w:rFonts w:asciiTheme="minorBidi" w:eastAsia="Arial" w:hAnsiTheme="minorBidi"/>
          <w:b/>
          <w:bCs/>
          <w:sz w:val="24"/>
          <w:szCs w:val="24"/>
        </w:rPr>
        <w:t xml:space="preserve"> </w:t>
      </w:r>
      <w:r w:rsidRPr="00E856A4">
        <w:rPr>
          <w:rFonts w:asciiTheme="minorBidi" w:eastAsia="Arial" w:hAnsiTheme="minorBidi"/>
          <w:sz w:val="24"/>
          <w:szCs w:val="24"/>
        </w:rPr>
        <w:t>= minimum portfolio</w:t>
      </w:r>
    </w:p>
    <w:p w14:paraId="44D0A5D0" w14:textId="1D428126" w:rsidR="7D9212F8" w:rsidRPr="00E856A4" w:rsidRDefault="7D9212F8" w:rsidP="7D9212F8">
      <w:pPr>
        <w:spacing w:line="360" w:lineRule="auto"/>
        <w:rPr>
          <w:rFonts w:asciiTheme="minorBidi" w:eastAsia="Arial" w:hAnsiTheme="minorBidi"/>
          <w:sz w:val="24"/>
          <w:szCs w:val="24"/>
        </w:rPr>
      </w:pPr>
      <w:proofErr w:type="spellStart"/>
      <w:r w:rsidRPr="00E856A4">
        <w:rPr>
          <w:rFonts w:asciiTheme="minorBidi" w:eastAsia="Arial" w:hAnsiTheme="minorBidi"/>
          <w:b/>
          <w:bCs/>
          <w:i/>
          <w:iCs/>
          <w:sz w:val="24"/>
          <w:szCs w:val="24"/>
        </w:rPr>
        <w:t>ExpRet</w:t>
      </w:r>
      <w:proofErr w:type="spellEnd"/>
      <w:r w:rsidRPr="00E856A4">
        <w:rPr>
          <w:rFonts w:asciiTheme="minorBidi" w:eastAsia="Arial" w:hAnsiTheme="minorBidi"/>
          <w:b/>
          <w:bCs/>
          <w:sz w:val="24"/>
          <w:szCs w:val="24"/>
        </w:rPr>
        <w:t xml:space="preserve"> </w:t>
      </w:r>
      <w:r w:rsidRPr="00E856A4">
        <w:rPr>
          <w:rFonts w:asciiTheme="minorBidi" w:eastAsia="Arial" w:hAnsiTheme="minorBidi"/>
          <w:sz w:val="24"/>
          <w:szCs w:val="24"/>
        </w:rPr>
        <w:t>= expected returns of stocks</w:t>
      </w:r>
    </w:p>
    <w:p w14:paraId="668DFA21" w14:textId="61CF9818" w:rsidR="7D9212F8" w:rsidRDefault="7D9212F8" w:rsidP="009414FD">
      <w:pPr>
        <w:spacing w:line="360" w:lineRule="auto"/>
        <w:rPr>
          <w:ins w:id="113" w:author="KEWON Deborah" w:date="2019-03-16T13:48:00Z"/>
          <w:rFonts w:asciiTheme="minorBidi" w:eastAsia="Arial" w:hAnsiTheme="minorBidi"/>
          <w:sz w:val="24"/>
          <w:szCs w:val="24"/>
        </w:rPr>
      </w:pPr>
      <w:proofErr w:type="spellStart"/>
      <w:r w:rsidRPr="00E856A4">
        <w:rPr>
          <w:rFonts w:asciiTheme="minorBidi" w:eastAsia="Arial" w:hAnsiTheme="minorBidi"/>
          <w:b/>
          <w:bCs/>
          <w:i/>
          <w:iCs/>
          <w:sz w:val="24"/>
          <w:szCs w:val="24"/>
        </w:rPr>
        <w:t>stdv</w:t>
      </w:r>
      <w:proofErr w:type="spellEnd"/>
      <w:r w:rsidRPr="00E856A4">
        <w:rPr>
          <w:rFonts w:asciiTheme="minorBidi" w:eastAsia="Arial" w:hAnsiTheme="minorBidi"/>
          <w:b/>
          <w:bCs/>
          <w:sz w:val="24"/>
          <w:szCs w:val="24"/>
        </w:rPr>
        <w:t xml:space="preserve"> </w:t>
      </w:r>
      <w:r w:rsidRPr="00E856A4">
        <w:rPr>
          <w:rFonts w:asciiTheme="minorBidi" w:eastAsia="Arial" w:hAnsiTheme="minorBidi"/>
          <w:sz w:val="24"/>
          <w:szCs w:val="24"/>
        </w:rPr>
        <w:t>= standard deviation of stocks</w:t>
      </w:r>
    </w:p>
    <w:p w14:paraId="786F9AEE" w14:textId="77777777" w:rsidR="00421E80" w:rsidRDefault="00421E80" w:rsidP="009414FD">
      <w:pPr>
        <w:spacing w:line="360" w:lineRule="auto"/>
        <w:rPr>
          <w:ins w:id="114" w:author="KEWON Deborah" w:date="2019-03-16T13:48:00Z"/>
          <w:rFonts w:asciiTheme="minorBidi" w:eastAsia="Arial" w:hAnsiTheme="minorBidi"/>
          <w:sz w:val="24"/>
          <w:szCs w:val="24"/>
        </w:rPr>
      </w:pPr>
    </w:p>
    <w:p w14:paraId="6C979BD6" w14:textId="77777777" w:rsidR="00421E80" w:rsidRDefault="00421E80" w:rsidP="009414FD">
      <w:pPr>
        <w:spacing w:line="360" w:lineRule="auto"/>
        <w:rPr>
          <w:ins w:id="115" w:author="KEWON Deborah" w:date="2019-03-16T13:48:00Z"/>
          <w:rFonts w:asciiTheme="minorBidi" w:eastAsia="Arial" w:hAnsiTheme="minorBidi"/>
          <w:sz w:val="24"/>
          <w:szCs w:val="24"/>
        </w:rPr>
      </w:pPr>
    </w:p>
    <w:p w14:paraId="0F4258DB" w14:textId="77777777" w:rsidR="00421E80" w:rsidRPr="00E856A4" w:rsidRDefault="00421E80" w:rsidP="009414FD">
      <w:pPr>
        <w:spacing w:line="360" w:lineRule="auto"/>
        <w:rPr>
          <w:rFonts w:asciiTheme="minorBidi" w:eastAsia="Arial" w:hAnsiTheme="minorBidi"/>
          <w:sz w:val="24"/>
          <w:szCs w:val="24"/>
        </w:rPr>
      </w:pPr>
    </w:p>
    <w:p w14:paraId="20541243" w14:textId="5B61888F"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t>Our objective function, which maximizes the minimum return is as below</w:t>
      </w:r>
      <w:ins w:id="116" w:author="KEWON Deborah" w:date="2019-03-16T13:49:00Z">
        <w:r w:rsidR="00421E80">
          <w:rPr>
            <w:rFonts w:asciiTheme="minorBidi" w:eastAsia="Arial" w:hAnsiTheme="minorBidi"/>
            <w:sz w:val="24"/>
            <w:szCs w:val="24"/>
          </w:rPr>
          <w:t>:</w:t>
        </w:r>
      </w:ins>
      <w:del w:id="117" w:author="KEWON Deborah" w:date="2019-03-16T13:49:00Z">
        <w:r w:rsidRPr="00E856A4" w:rsidDel="00421E80">
          <w:rPr>
            <w:rFonts w:asciiTheme="minorBidi" w:eastAsia="Arial" w:hAnsiTheme="minorBidi"/>
            <w:sz w:val="24"/>
            <w:szCs w:val="24"/>
          </w:rPr>
          <w:delText>.</w:delText>
        </w:r>
      </w:del>
    </w:p>
    <w:p w14:paraId="0A023353" w14:textId="27BA8D86" w:rsidR="7D9212F8" w:rsidRPr="00E856A4" w:rsidDel="00421E80" w:rsidRDefault="7D9212F8" w:rsidP="7D9212F8">
      <w:pPr>
        <w:spacing w:line="360" w:lineRule="auto"/>
        <w:rPr>
          <w:del w:id="118" w:author="KEWON Deborah" w:date="2019-03-16T13:50:00Z"/>
          <w:rFonts w:asciiTheme="minorBidi" w:eastAsia="Arial" w:hAnsiTheme="minorBidi"/>
          <w:sz w:val="24"/>
          <w:szCs w:val="24"/>
        </w:rPr>
      </w:pPr>
      <w:del w:id="119" w:author="KEWON Deborah" w:date="2019-03-16T13:50:00Z">
        <w:r w:rsidRPr="00E856A4" w:rsidDel="00421E80">
          <w:rPr>
            <w:rFonts w:asciiTheme="minorBidi" w:eastAsia="Arial" w:hAnsiTheme="minorBidi"/>
            <w:sz w:val="24"/>
            <w:szCs w:val="24"/>
          </w:rPr>
          <w:delText>It is the result of subtraction between standard deviation of stock[j] and expected return of stock[j].</w:delText>
        </w:r>
      </w:del>
    </w:p>
    <w:p w14:paraId="7D56511C" w14:textId="038020A8" w:rsidR="7D9212F8" w:rsidRDefault="7D9212F8" w:rsidP="009414FD">
      <w:pPr>
        <w:spacing w:line="360" w:lineRule="auto"/>
        <w:rPr>
          <w:ins w:id="120" w:author="KEWON Deborah" w:date="2019-03-16T13:51:00Z"/>
          <w:rFonts w:asciiTheme="minorBidi" w:eastAsia="Arial" w:hAnsiTheme="minorBidi"/>
          <w:sz w:val="24"/>
          <w:szCs w:val="24"/>
        </w:rPr>
      </w:pPr>
      <w:r w:rsidRPr="00E856A4">
        <w:rPr>
          <w:rFonts w:asciiTheme="minorBidi" w:hAnsiTheme="minorBidi"/>
          <w:noProof/>
          <w:sz w:val="24"/>
          <w:szCs w:val="24"/>
        </w:rPr>
        <w:drawing>
          <wp:inline distT="0" distB="0" distL="0" distR="0" wp14:anchorId="3183697D" wp14:editId="567CE153">
            <wp:extent cx="2619375" cy="914400"/>
            <wp:effectExtent l="0" t="0" r="0" b="0"/>
            <wp:docPr id="1812245566" name="Picture 181224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19375" cy="914400"/>
                    </a:xfrm>
                    <a:prstGeom prst="rect">
                      <a:avLst/>
                    </a:prstGeom>
                  </pic:spPr>
                </pic:pic>
              </a:graphicData>
            </a:graphic>
          </wp:inline>
        </w:drawing>
      </w:r>
    </w:p>
    <w:p w14:paraId="176B4092" w14:textId="693917E7" w:rsidR="00421E80" w:rsidRDefault="00421E80" w:rsidP="009414FD">
      <w:pPr>
        <w:spacing w:line="360" w:lineRule="auto"/>
        <w:rPr>
          <w:ins w:id="121" w:author="KEWON Deborah" w:date="2019-03-16T13:51:00Z"/>
          <w:rFonts w:asciiTheme="minorBidi" w:eastAsia="Arial" w:hAnsiTheme="minorBidi"/>
          <w:sz w:val="24"/>
          <w:szCs w:val="24"/>
        </w:rPr>
      </w:pPr>
      <w:ins w:id="122" w:author="KEWON Deborah" w:date="2019-03-16T13:51:00Z">
        <w:r w:rsidRPr="00E856A4">
          <w:rPr>
            <w:rFonts w:asciiTheme="minorBidi" w:eastAsia="Arial" w:hAnsiTheme="minorBidi"/>
            <w:sz w:val="24"/>
            <w:szCs w:val="24"/>
          </w:rPr>
          <w:t>It is the result of subtraction between standard deviation of stock[j] and expected return of stock[j].</w:t>
        </w:r>
      </w:ins>
    </w:p>
    <w:p w14:paraId="4E56FA35" w14:textId="77777777" w:rsidR="00421E80" w:rsidRPr="00E856A4" w:rsidRDefault="00421E80" w:rsidP="009414FD">
      <w:pPr>
        <w:spacing w:line="360" w:lineRule="auto"/>
        <w:rPr>
          <w:rFonts w:asciiTheme="minorBidi" w:eastAsia="Arial" w:hAnsiTheme="minorBidi"/>
          <w:sz w:val="24"/>
          <w:szCs w:val="24"/>
        </w:rPr>
      </w:pPr>
    </w:p>
    <w:p w14:paraId="26CF5197" w14:textId="6CFB3442" w:rsidR="7D9212F8" w:rsidRPr="00E856A4" w:rsidRDefault="7D9212F8" w:rsidP="009414FD">
      <w:pPr>
        <w:spacing w:line="360" w:lineRule="auto"/>
        <w:rPr>
          <w:rFonts w:asciiTheme="minorBidi" w:eastAsia="Arial" w:hAnsiTheme="minorBidi"/>
          <w:sz w:val="24"/>
          <w:szCs w:val="24"/>
        </w:rPr>
      </w:pPr>
      <w:r w:rsidRPr="00E856A4">
        <w:rPr>
          <w:rFonts w:asciiTheme="minorBidi" w:eastAsia="Arial" w:hAnsiTheme="minorBidi"/>
          <w:sz w:val="24"/>
          <w:szCs w:val="24"/>
        </w:rPr>
        <w:t>In order to calculate the objective function, M</w:t>
      </w:r>
      <w:r w:rsidR="009414FD">
        <w:rPr>
          <w:rFonts w:asciiTheme="minorBidi" w:eastAsia="Arial" w:hAnsiTheme="minorBidi"/>
          <w:sz w:val="24"/>
          <w:szCs w:val="24"/>
        </w:rPr>
        <w:t>P</w:t>
      </w:r>
      <w:r w:rsidRPr="00E856A4">
        <w:rPr>
          <w:rFonts w:asciiTheme="minorBidi" w:eastAsia="Arial" w:hAnsiTheme="minorBidi"/>
          <w:sz w:val="24"/>
          <w:szCs w:val="24"/>
        </w:rPr>
        <w:t xml:space="preserve"> (minimum portfolio) should be first defined. </w:t>
      </w:r>
      <w:proofErr w:type="spellStart"/>
      <w:r w:rsidRPr="00E856A4">
        <w:rPr>
          <w:rFonts w:asciiTheme="minorBidi" w:eastAsia="Arial" w:hAnsiTheme="minorBidi"/>
          <w:sz w:val="24"/>
          <w:szCs w:val="24"/>
        </w:rPr>
        <w:t>Mp</w:t>
      </w:r>
      <w:proofErr w:type="spellEnd"/>
      <w:r w:rsidRPr="00E856A4">
        <w:rPr>
          <w:rFonts w:asciiTheme="minorBidi" w:eastAsia="Arial" w:hAnsiTheme="minorBidi"/>
          <w:sz w:val="24"/>
          <w:szCs w:val="24"/>
        </w:rPr>
        <w:t xml:space="preserve"> can be calculated using the following functions: </w:t>
      </w:r>
    </w:p>
    <w:p w14:paraId="246504F5" w14:textId="65570AFE"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52C35D84" wp14:editId="3C9EB48A">
            <wp:extent cx="5943600" cy="733425"/>
            <wp:effectExtent l="0" t="0" r="0" b="0"/>
            <wp:docPr id="1721186203" name="Picture 1721186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p>
    <w:p w14:paraId="7F5783A0" w14:textId="79C99A05" w:rsidR="00421E80" w:rsidRDefault="7D9212F8" w:rsidP="009414FD">
      <w:pPr>
        <w:spacing w:line="360" w:lineRule="auto"/>
        <w:rPr>
          <w:ins w:id="123" w:author="KEWON Deborah" w:date="2019-03-16T13:51:00Z"/>
          <w:rFonts w:asciiTheme="minorBidi" w:eastAsia="Arial" w:hAnsiTheme="minorBidi"/>
          <w:sz w:val="24"/>
          <w:szCs w:val="24"/>
        </w:rPr>
      </w:pPr>
      <w:r w:rsidRPr="00E856A4">
        <w:rPr>
          <w:rFonts w:asciiTheme="minorBidi" w:eastAsia="Arial" w:hAnsiTheme="minorBidi"/>
          <w:sz w:val="24"/>
          <w:szCs w:val="24"/>
        </w:rPr>
        <w:t>Expected return is the average of the past returns for 60 months.</w:t>
      </w:r>
    </w:p>
    <w:p w14:paraId="462698B1" w14:textId="77777777" w:rsidR="00421E80" w:rsidRPr="00E856A4" w:rsidRDefault="00421E80" w:rsidP="009414FD">
      <w:pPr>
        <w:spacing w:line="360" w:lineRule="auto"/>
        <w:rPr>
          <w:rFonts w:asciiTheme="minorBidi" w:eastAsia="Arial" w:hAnsiTheme="minorBidi"/>
          <w:sz w:val="24"/>
          <w:szCs w:val="24"/>
        </w:rPr>
      </w:pPr>
    </w:p>
    <w:p w14:paraId="091EF821" w14:textId="47C0C478" w:rsidR="7D9212F8" w:rsidRDefault="7D9212F8" w:rsidP="009414FD">
      <w:pPr>
        <w:spacing w:line="360" w:lineRule="auto"/>
        <w:rPr>
          <w:ins w:id="124" w:author="KEWON Deborah" w:date="2019-03-16T13:51:00Z"/>
          <w:rFonts w:asciiTheme="minorBidi" w:eastAsia="Arial" w:hAnsiTheme="minorBidi"/>
          <w:sz w:val="24"/>
          <w:szCs w:val="24"/>
        </w:rPr>
      </w:pPr>
      <w:r w:rsidRPr="00E856A4">
        <w:rPr>
          <w:rFonts w:asciiTheme="minorBidi" w:eastAsia="Arial" w:hAnsiTheme="minorBidi"/>
          <w:sz w:val="24"/>
          <w:szCs w:val="24"/>
        </w:rPr>
        <w:t xml:space="preserve">We applied </w:t>
      </w:r>
      <w:ins w:id="125" w:author="KEWON Deborah" w:date="2019-03-16T13:49:00Z">
        <w:r w:rsidR="00421E80">
          <w:rPr>
            <w:rFonts w:asciiTheme="minorBidi" w:eastAsia="Arial" w:hAnsiTheme="minorBidi"/>
            <w:sz w:val="24"/>
            <w:szCs w:val="24"/>
          </w:rPr>
          <w:t>four</w:t>
        </w:r>
      </w:ins>
      <w:del w:id="126" w:author="KEWON Deborah" w:date="2019-03-16T13:49:00Z">
        <w:r w:rsidRPr="00E856A4" w:rsidDel="00421E80">
          <w:rPr>
            <w:rFonts w:asciiTheme="minorBidi" w:eastAsia="Arial" w:hAnsiTheme="minorBidi"/>
            <w:sz w:val="24"/>
            <w:szCs w:val="24"/>
          </w:rPr>
          <w:delText>4</w:delText>
        </w:r>
      </w:del>
      <w:r w:rsidRPr="00E856A4">
        <w:rPr>
          <w:rFonts w:asciiTheme="minorBidi" w:eastAsia="Arial" w:hAnsiTheme="minorBidi"/>
          <w:sz w:val="24"/>
          <w:szCs w:val="24"/>
        </w:rPr>
        <w:t xml:space="preserve"> constraints 1) the sum of expected return should be equal to or greater than our target </w:t>
      </w:r>
      <w:proofErr w:type="gramStart"/>
      <w:r w:rsidRPr="00E856A4">
        <w:rPr>
          <w:rFonts w:asciiTheme="minorBidi" w:eastAsia="Arial" w:hAnsiTheme="minorBidi"/>
          <w:sz w:val="24"/>
          <w:szCs w:val="24"/>
        </w:rPr>
        <w:t>return</w:t>
      </w:r>
      <w:proofErr w:type="gramEnd"/>
      <w:r w:rsidRPr="00E856A4">
        <w:rPr>
          <w:rFonts w:asciiTheme="minorBidi" w:eastAsia="Arial" w:hAnsiTheme="minorBidi"/>
          <w:sz w:val="24"/>
          <w:szCs w:val="24"/>
        </w:rPr>
        <w:t xml:space="preserve"> 2) investment(asset) allocation cannot be greater than our budget 3) lower bound of allocation is equal to or greater than 0 4) upper bound of allocation is equal to or less than limit for investing in a single share.</w:t>
      </w:r>
    </w:p>
    <w:p w14:paraId="51BCA746" w14:textId="77777777" w:rsidR="00421E80" w:rsidRPr="00E856A4" w:rsidRDefault="00421E80" w:rsidP="009414FD">
      <w:pPr>
        <w:spacing w:line="360" w:lineRule="auto"/>
        <w:rPr>
          <w:rFonts w:asciiTheme="minorBidi" w:eastAsia="Arial" w:hAnsiTheme="minorBidi"/>
          <w:sz w:val="24"/>
          <w:szCs w:val="24"/>
        </w:rPr>
      </w:pPr>
    </w:p>
    <w:p w14:paraId="23D1F731" w14:textId="46CE101C" w:rsidR="00986CA7" w:rsidRPr="00E856A4" w:rsidRDefault="7D9212F8" w:rsidP="00986CA7">
      <w:pPr>
        <w:spacing w:line="360" w:lineRule="auto"/>
        <w:rPr>
          <w:rFonts w:asciiTheme="minorBidi" w:eastAsia="Arial" w:hAnsiTheme="minorBidi"/>
          <w:sz w:val="24"/>
          <w:szCs w:val="24"/>
        </w:rPr>
      </w:pPr>
      <w:r w:rsidRPr="00E856A4">
        <w:rPr>
          <w:rFonts w:asciiTheme="minorBidi" w:eastAsia="Arial" w:hAnsiTheme="minorBidi"/>
          <w:sz w:val="24"/>
          <w:szCs w:val="24"/>
        </w:rPr>
        <w:t xml:space="preserve">As for the budget, we used the percentage because percentage well reflects the change in a single stock even taking the scale into consideration. Using an actual amount for the budget can be very confusing as we do not know the actual value of each stock. The prices of certain stocks can be a lot higher than the prices of others. Therefore, we defined budget =1 (100%), so in that way we can easily compare the allocation %. </w:t>
      </w:r>
    </w:p>
    <w:p w14:paraId="493E065C" w14:textId="77777777" w:rsidR="00421E80" w:rsidRDefault="00421E80" w:rsidP="7D9212F8">
      <w:pPr>
        <w:spacing w:line="360" w:lineRule="auto"/>
        <w:rPr>
          <w:ins w:id="127" w:author="KEWON Deborah" w:date="2019-03-16T13:50:00Z"/>
          <w:rFonts w:asciiTheme="minorBidi" w:eastAsia="Arial" w:hAnsiTheme="minorBidi"/>
          <w:b/>
          <w:bCs/>
          <w:sz w:val="24"/>
          <w:szCs w:val="24"/>
        </w:rPr>
      </w:pPr>
    </w:p>
    <w:p w14:paraId="6B86DE4C" w14:textId="77777777" w:rsidR="00421E80" w:rsidRDefault="00421E80" w:rsidP="7D9212F8">
      <w:pPr>
        <w:spacing w:line="360" w:lineRule="auto"/>
        <w:rPr>
          <w:ins w:id="128" w:author="KEWON Deborah" w:date="2019-03-16T13:50:00Z"/>
          <w:rFonts w:asciiTheme="minorBidi" w:eastAsia="Arial" w:hAnsiTheme="minorBidi"/>
          <w:b/>
          <w:bCs/>
          <w:sz w:val="24"/>
          <w:szCs w:val="24"/>
        </w:rPr>
      </w:pPr>
    </w:p>
    <w:p w14:paraId="300AF283" w14:textId="77777777" w:rsidR="00421E80" w:rsidRDefault="00421E80" w:rsidP="7D9212F8">
      <w:pPr>
        <w:spacing w:line="360" w:lineRule="auto"/>
        <w:rPr>
          <w:ins w:id="129" w:author="KEWON Deborah" w:date="2019-03-16T13:50:00Z"/>
          <w:rFonts w:asciiTheme="minorBidi" w:eastAsia="Arial" w:hAnsiTheme="minorBidi"/>
          <w:b/>
          <w:bCs/>
          <w:sz w:val="24"/>
          <w:szCs w:val="24"/>
        </w:rPr>
      </w:pPr>
    </w:p>
    <w:p w14:paraId="3AC97D9A" w14:textId="77777777" w:rsidR="00421E80" w:rsidRDefault="00421E80" w:rsidP="7D9212F8">
      <w:pPr>
        <w:spacing w:line="360" w:lineRule="auto"/>
        <w:rPr>
          <w:ins w:id="130" w:author="KEWON Deborah" w:date="2019-03-16T13:50:00Z"/>
          <w:rFonts w:asciiTheme="minorBidi" w:eastAsia="Arial" w:hAnsiTheme="minorBidi"/>
          <w:b/>
          <w:bCs/>
          <w:sz w:val="24"/>
          <w:szCs w:val="24"/>
        </w:rPr>
      </w:pPr>
    </w:p>
    <w:p w14:paraId="2CC36791" w14:textId="56ECE848" w:rsidR="7D9212F8" w:rsidRPr="00E856A4" w:rsidRDefault="7D9212F8" w:rsidP="7D9212F8">
      <w:pPr>
        <w:spacing w:line="360" w:lineRule="auto"/>
        <w:rPr>
          <w:rFonts w:asciiTheme="minorBidi" w:eastAsia="Arial" w:hAnsiTheme="minorBidi"/>
          <w:b/>
          <w:bCs/>
          <w:sz w:val="24"/>
          <w:szCs w:val="24"/>
        </w:rPr>
      </w:pPr>
      <w:r w:rsidRPr="00E856A4">
        <w:rPr>
          <w:rFonts w:asciiTheme="minorBidi" w:eastAsia="Arial" w:hAnsiTheme="minorBidi"/>
          <w:b/>
          <w:bCs/>
          <w:sz w:val="24"/>
          <w:szCs w:val="24"/>
        </w:rPr>
        <w:t>Results</w:t>
      </w:r>
    </w:p>
    <w:p w14:paraId="0EE29B80" w14:textId="6DECF0C6" w:rsidR="7D9212F8" w:rsidRPr="00421E80" w:rsidRDefault="7D9212F8" w:rsidP="7D9212F8">
      <w:pPr>
        <w:pStyle w:val="ListParagraph"/>
        <w:numPr>
          <w:ilvl w:val="0"/>
          <w:numId w:val="5"/>
        </w:numPr>
        <w:spacing w:line="360" w:lineRule="auto"/>
        <w:rPr>
          <w:ins w:id="131" w:author="KEWON Deborah" w:date="2019-03-16T13:52:00Z"/>
          <w:rFonts w:asciiTheme="minorBidi" w:hAnsiTheme="minorBidi"/>
          <w:sz w:val="24"/>
          <w:szCs w:val="24"/>
          <w:rPrChange w:id="132" w:author="KEWON Deborah" w:date="2019-03-16T13:52:00Z">
            <w:rPr>
              <w:ins w:id="133" w:author="KEWON Deborah" w:date="2019-03-16T13:52:00Z"/>
              <w:rFonts w:asciiTheme="minorBidi" w:eastAsia="Arial" w:hAnsiTheme="minorBidi"/>
              <w:sz w:val="24"/>
              <w:szCs w:val="24"/>
            </w:rPr>
          </w:rPrChange>
        </w:rPr>
      </w:pPr>
      <w:r w:rsidRPr="00E856A4">
        <w:rPr>
          <w:rFonts w:asciiTheme="minorBidi" w:eastAsia="Arial" w:hAnsiTheme="minorBidi"/>
          <w:sz w:val="24"/>
          <w:szCs w:val="24"/>
        </w:rPr>
        <w:t xml:space="preserve">With the 3% target return, we obtained -0.05 minimum return, which means the lowest % </w:t>
      </w:r>
      <w:del w:id="134" w:author="KEWON Deborah" w:date="2019-03-16T13:52:00Z">
        <w:r w:rsidRPr="00E856A4" w:rsidDel="00421E80">
          <w:rPr>
            <w:rFonts w:asciiTheme="minorBidi" w:eastAsia="Arial" w:hAnsiTheme="minorBidi"/>
            <w:sz w:val="24"/>
            <w:szCs w:val="24"/>
          </w:rPr>
          <w:delText>of  return</w:delText>
        </w:r>
      </w:del>
      <w:ins w:id="135" w:author="KEWON Deborah" w:date="2019-03-16T13:52:00Z">
        <w:r w:rsidR="00421E80" w:rsidRPr="00E856A4">
          <w:rPr>
            <w:rFonts w:asciiTheme="minorBidi" w:eastAsia="Arial" w:hAnsiTheme="minorBidi"/>
            <w:sz w:val="24"/>
            <w:szCs w:val="24"/>
          </w:rPr>
          <w:t>of return</w:t>
        </w:r>
      </w:ins>
      <w:r w:rsidRPr="00E856A4">
        <w:rPr>
          <w:rFonts w:asciiTheme="minorBidi" w:eastAsia="Arial" w:hAnsiTheme="minorBidi"/>
          <w:sz w:val="24"/>
          <w:szCs w:val="24"/>
        </w:rPr>
        <w:t xml:space="preserve"> we can get is -0.048. Based on our input, we are advised to allocate 50% for stock 187, 46.7% for stock 101, and 3.3% for stock 279 (this allocation % is by month).</w:t>
      </w:r>
    </w:p>
    <w:p w14:paraId="35DDC940" w14:textId="77777777" w:rsidR="00421E80" w:rsidRPr="00E856A4" w:rsidRDefault="00421E80" w:rsidP="00421E80">
      <w:pPr>
        <w:pStyle w:val="ListParagraph"/>
        <w:spacing w:line="360" w:lineRule="auto"/>
        <w:rPr>
          <w:rFonts w:asciiTheme="minorBidi" w:hAnsiTheme="minorBidi"/>
          <w:sz w:val="24"/>
          <w:szCs w:val="24"/>
        </w:rPr>
        <w:pPrChange w:id="136" w:author="KEWON Deborah" w:date="2019-03-16T13:52:00Z">
          <w:pPr>
            <w:pStyle w:val="ListParagraph"/>
            <w:numPr>
              <w:numId w:val="5"/>
            </w:numPr>
            <w:spacing w:line="360" w:lineRule="auto"/>
            <w:ind w:hanging="360"/>
          </w:pPr>
        </w:pPrChange>
      </w:pPr>
    </w:p>
    <w:p w14:paraId="79A43A5F" w14:textId="0276DC5B" w:rsidR="00421E80" w:rsidRPr="00421E80" w:rsidRDefault="7D9212F8" w:rsidP="00421E80">
      <w:pPr>
        <w:pStyle w:val="ListParagraph"/>
        <w:numPr>
          <w:ilvl w:val="0"/>
          <w:numId w:val="5"/>
        </w:numPr>
        <w:spacing w:line="360" w:lineRule="auto"/>
        <w:rPr>
          <w:ins w:id="137" w:author="KEWON Deborah" w:date="2019-03-16T13:52:00Z"/>
          <w:rFonts w:asciiTheme="minorBidi" w:hAnsiTheme="minorBidi"/>
          <w:sz w:val="24"/>
          <w:szCs w:val="24"/>
          <w:rPrChange w:id="138" w:author="KEWON Deborah" w:date="2019-03-16T13:52:00Z">
            <w:rPr>
              <w:ins w:id="139" w:author="KEWON Deborah" w:date="2019-03-16T13:52:00Z"/>
              <w:rFonts w:asciiTheme="minorBidi" w:eastAsia="Arial" w:hAnsiTheme="minorBidi"/>
              <w:sz w:val="24"/>
              <w:szCs w:val="24"/>
            </w:rPr>
          </w:rPrChange>
        </w:rPr>
      </w:pPr>
      <w:r w:rsidRPr="00E856A4">
        <w:rPr>
          <w:rFonts w:asciiTheme="minorBidi" w:eastAsia="Arial" w:hAnsiTheme="minorBidi"/>
          <w:sz w:val="24"/>
          <w:szCs w:val="24"/>
        </w:rPr>
        <w:t>With the 4% target return, we obtained -0.13 minimum return. We are advised to allocate 50% for stock 243, 8.5% for stock 135 and 41.5% for stock 279.</w:t>
      </w:r>
    </w:p>
    <w:p w14:paraId="24F049A8" w14:textId="77777777" w:rsidR="00421E80" w:rsidRPr="00421E80" w:rsidRDefault="00421E80" w:rsidP="00421E80">
      <w:pPr>
        <w:spacing w:line="360" w:lineRule="auto"/>
        <w:rPr>
          <w:rFonts w:asciiTheme="minorBidi" w:hAnsiTheme="minorBidi"/>
          <w:sz w:val="24"/>
          <w:szCs w:val="24"/>
          <w:rPrChange w:id="140" w:author="KEWON Deborah" w:date="2019-03-16T13:52:00Z">
            <w:rPr/>
          </w:rPrChange>
        </w:rPr>
        <w:pPrChange w:id="141" w:author="KEWON Deborah" w:date="2019-03-16T13:52:00Z">
          <w:pPr>
            <w:pStyle w:val="ListParagraph"/>
            <w:numPr>
              <w:numId w:val="5"/>
            </w:numPr>
            <w:spacing w:line="360" w:lineRule="auto"/>
            <w:ind w:hanging="360"/>
          </w:pPr>
        </w:pPrChange>
      </w:pPr>
    </w:p>
    <w:p w14:paraId="6E32900B" w14:textId="285F4720" w:rsidR="7D9212F8" w:rsidRPr="00E856A4" w:rsidRDefault="7D9212F8" w:rsidP="7D9212F8">
      <w:pPr>
        <w:pStyle w:val="ListParagraph"/>
        <w:numPr>
          <w:ilvl w:val="0"/>
          <w:numId w:val="5"/>
        </w:numPr>
        <w:spacing w:line="360" w:lineRule="auto"/>
        <w:rPr>
          <w:rFonts w:asciiTheme="minorBidi" w:hAnsiTheme="minorBidi"/>
          <w:sz w:val="24"/>
          <w:szCs w:val="24"/>
        </w:rPr>
      </w:pPr>
      <w:r w:rsidRPr="00E856A4">
        <w:rPr>
          <w:rFonts w:asciiTheme="minorBidi" w:eastAsia="Arial" w:hAnsiTheme="minorBidi"/>
          <w:sz w:val="24"/>
          <w:szCs w:val="24"/>
        </w:rPr>
        <w:t xml:space="preserve">In order to test the limit of target return, we also set the target return equal to 5%. With this input, we obtained -0.27 minimum return. We are advised to invest 50% of our budget for stock 243, 33.2% for stock 135 and 16.8% for stock 279. </w:t>
      </w:r>
    </w:p>
    <w:p w14:paraId="7CF78627" w14:textId="2EFA8B34" w:rsidR="7D9212F8" w:rsidRPr="00E856A4" w:rsidRDefault="7D9212F8" w:rsidP="7D9212F8">
      <w:pPr>
        <w:spacing w:line="360" w:lineRule="auto"/>
        <w:rPr>
          <w:rFonts w:asciiTheme="minorBidi" w:eastAsia="Arial" w:hAnsiTheme="minorBidi"/>
          <w:sz w:val="24"/>
          <w:szCs w:val="24"/>
        </w:rPr>
      </w:pPr>
    </w:p>
    <w:p w14:paraId="696CF2A0" w14:textId="3DB5A858" w:rsidR="7D9212F8" w:rsidRPr="00986CA7" w:rsidRDefault="7D9212F8" w:rsidP="7D9212F8">
      <w:pPr>
        <w:spacing w:line="360" w:lineRule="auto"/>
        <w:rPr>
          <w:rFonts w:asciiTheme="minorBidi" w:eastAsia="Arial" w:hAnsiTheme="minorBidi"/>
          <w:b/>
          <w:bCs/>
          <w:sz w:val="24"/>
          <w:szCs w:val="24"/>
        </w:rPr>
      </w:pPr>
      <w:r w:rsidRPr="00986CA7">
        <w:rPr>
          <w:rFonts w:asciiTheme="minorBidi" w:eastAsia="Arial" w:hAnsiTheme="minorBidi"/>
          <w:b/>
          <w:bCs/>
          <w:sz w:val="24"/>
          <w:szCs w:val="24"/>
        </w:rPr>
        <w:t>Findings</w:t>
      </w:r>
    </w:p>
    <w:p w14:paraId="2DE5A5CB" w14:textId="7B6C9EF3" w:rsidR="7D9212F8" w:rsidRPr="00E856A4" w:rsidRDefault="7D9212F8" w:rsidP="7D9212F8">
      <w:pPr>
        <w:pStyle w:val="ListParagraph"/>
        <w:numPr>
          <w:ilvl w:val="0"/>
          <w:numId w:val="4"/>
        </w:numPr>
        <w:spacing w:line="360" w:lineRule="auto"/>
        <w:rPr>
          <w:rFonts w:asciiTheme="minorBidi" w:hAnsiTheme="minorBidi"/>
          <w:sz w:val="24"/>
          <w:szCs w:val="24"/>
        </w:rPr>
      </w:pPr>
      <w:r w:rsidRPr="00E856A4">
        <w:rPr>
          <w:rFonts w:asciiTheme="minorBidi" w:eastAsia="Arial" w:hAnsiTheme="minorBidi"/>
          <w:sz w:val="24"/>
          <w:szCs w:val="24"/>
        </w:rPr>
        <w:t xml:space="preserve">Stock 135, 243 and 279 are highly recommended for investment </w:t>
      </w:r>
    </w:p>
    <w:p w14:paraId="45CF5361" w14:textId="7A2C832E" w:rsidR="7D9212F8" w:rsidRPr="00E856A4" w:rsidRDefault="7D9212F8" w:rsidP="7D9212F8">
      <w:pPr>
        <w:pStyle w:val="ListParagraph"/>
        <w:numPr>
          <w:ilvl w:val="0"/>
          <w:numId w:val="4"/>
        </w:numPr>
        <w:spacing w:line="360" w:lineRule="auto"/>
        <w:rPr>
          <w:rFonts w:asciiTheme="minorBidi" w:hAnsiTheme="minorBidi"/>
          <w:sz w:val="24"/>
          <w:szCs w:val="24"/>
        </w:rPr>
      </w:pPr>
      <w:r w:rsidRPr="00E856A4">
        <w:rPr>
          <w:rFonts w:asciiTheme="minorBidi" w:eastAsia="Arial" w:hAnsiTheme="minorBidi"/>
          <w:sz w:val="24"/>
          <w:szCs w:val="24"/>
        </w:rPr>
        <w:t>The higher the target return is, the riskier it is to invest</w:t>
      </w:r>
    </w:p>
    <w:p w14:paraId="7D4DA578" w14:textId="1982A721" w:rsidR="7D9212F8" w:rsidRDefault="7D9212F8" w:rsidP="009414FD">
      <w:pPr>
        <w:spacing w:line="360" w:lineRule="auto"/>
        <w:rPr>
          <w:ins w:id="142" w:author="KEWON Deborah" w:date="2019-03-16T13:53:00Z"/>
          <w:rFonts w:asciiTheme="minorBidi" w:eastAsia="Arial" w:hAnsiTheme="minorBidi"/>
          <w:sz w:val="24"/>
          <w:szCs w:val="24"/>
        </w:rPr>
      </w:pPr>
      <w:r w:rsidRPr="00E856A4">
        <w:rPr>
          <w:rFonts w:asciiTheme="minorBidi" w:eastAsia="Arial" w:hAnsiTheme="minorBidi"/>
          <w:sz w:val="24"/>
          <w:szCs w:val="24"/>
        </w:rPr>
        <w:t xml:space="preserve">ex) when the target </w:t>
      </w:r>
      <w:proofErr w:type="gramStart"/>
      <w:r w:rsidRPr="00E856A4">
        <w:rPr>
          <w:rFonts w:asciiTheme="minorBidi" w:eastAsia="Arial" w:hAnsiTheme="minorBidi"/>
          <w:sz w:val="24"/>
          <w:szCs w:val="24"/>
        </w:rPr>
        <w:t>return</w:t>
      </w:r>
      <w:proofErr w:type="gramEnd"/>
      <w:r w:rsidRPr="00E856A4">
        <w:rPr>
          <w:rFonts w:asciiTheme="minorBidi" w:eastAsia="Arial" w:hAnsiTheme="minorBidi"/>
          <w:sz w:val="24"/>
          <w:szCs w:val="24"/>
        </w:rPr>
        <w:t xml:space="preserve"> increased from 3% to 5%, the minimum return also increased from - 0.048 to -0.27 </w:t>
      </w:r>
    </w:p>
    <w:p w14:paraId="03E05ACF" w14:textId="77777777" w:rsidR="00421E80" w:rsidRDefault="00421E80" w:rsidP="009414FD">
      <w:pPr>
        <w:spacing w:line="360" w:lineRule="auto"/>
        <w:rPr>
          <w:ins w:id="143" w:author="KEWON Deborah" w:date="2019-03-16T13:54:00Z"/>
          <w:rFonts w:asciiTheme="minorBidi" w:eastAsia="Arial" w:hAnsiTheme="minorBidi"/>
          <w:sz w:val="24"/>
          <w:szCs w:val="24"/>
        </w:rPr>
      </w:pPr>
    </w:p>
    <w:p w14:paraId="48528A70" w14:textId="77777777" w:rsidR="00421E80" w:rsidRDefault="00421E80" w:rsidP="009414FD">
      <w:pPr>
        <w:spacing w:line="360" w:lineRule="auto"/>
        <w:rPr>
          <w:ins w:id="144" w:author="KEWON Deborah" w:date="2019-03-16T13:54:00Z"/>
          <w:rFonts w:asciiTheme="minorBidi" w:eastAsia="Arial" w:hAnsiTheme="minorBidi"/>
          <w:sz w:val="24"/>
          <w:szCs w:val="24"/>
        </w:rPr>
      </w:pPr>
    </w:p>
    <w:p w14:paraId="2195B70B" w14:textId="77777777" w:rsidR="00421E80" w:rsidRDefault="00421E80" w:rsidP="009414FD">
      <w:pPr>
        <w:spacing w:line="360" w:lineRule="auto"/>
        <w:rPr>
          <w:ins w:id="145" w:author="KEWON Deborah" w:date="2019-03-16T13:54:00Z"/>
          <w:rFonts w:asciiTheme="minorBidi" w:eastAsia="Arial" w:hAnsiTheme="minorBidi"/>
          <w:sz w:val="24"/>
          <w:szCs w:val="24"/>
        </w:rPr>
      </w:pPr>
    </w:p>
    <w:p w14:paraId="079BD7FF" w14:textId="77777777" w:rsidR="00421E80" w:rsidRDefault="00421E80" w:rsidP="009414FD">
      <w:pPr>
        <w:spacing w:line="360" w:lineRule="auto"/>
        <w:rPr>
          <w:ins w:id="146" w:author="KEWON Deborah" w:date="2019-03-16T13:54:00Z"/>
          <w:rFonts w:asciiTheme="minorBidi" w:eastAsia="Arial" w:hAnsiTheme="minorBidi"/>
          <w:sz w:val="24"/>
          <w:szCs w:val="24"/>
        </w:rPr>
      </w:pPr>
    </w:p>
    <w:p w14:paraId="00BA118E" w14:textId="77777777" w:rsidR="00421E80" w:rsidRDefault="00421E80" w:rsidP="009414FD">
      <w:pPr>
        <w:spacing w:line="360" w:lineRule="auto"/>
        <w:rPr>
          <w:ins w:id="147" w:author="KEWON Deborah" w:date="2019-03-16T13:54:00Z"/>
          <w:rFonts w:asciiTheme="minorBidi" w:eastAsia="Arial" w:hAnsiTheme="minorBidi"/>
          <w:sz w:val="24"/>
          <w:szCs w:val="24"/>
        </w:rPr>
      </w:pPr>
    </w:p>
    <w:p w14:paraId="7D4025BC" w14:textId="77777777" w:rsidR="00421E80" w:rsidRDefault="00421E80" w:rsidP="009414FD">
      <w:pPr>
        <w:spacing w:line="360" w:lineRule="auto"/>
        <w:rPr>
          <w:ins w:id="148" w:author="KEWON Deborah" w:date="2019-03-16T13:54:00Z"/>
          <w:rFonts w:asciiTheme="minorBidi" w:eastAsia="Arial" w:hAnsiTheme="minorBidi"/>
          <w:sz w:val="24"/>
          <w:szCs w:val="24"/>
        </w:rPr>
      </w:pPr>
    </w:p>
    <w:p w14:paraId="20F4A37F" w14:textId="77777777" w:rsidR="00421E80" w:rsidRDefault="00421E80" w:rsidP="009414FD">
      <w:pPr>
        <w:spacing w:line="360" w:lineRule="auto"/>
        <w:rPr>
          <w:ins w:id="149" w:author="KEWON Deborah" w:date="2019-03-16T13:54:00Z"/>
          <w:rFonts w:asciiTheme="minorBidi" w:eastAsia="Arial" w:hAnsiTheme="minorBidi"/>
          <w:sz w:val="24"/>
          <w:szCs w:val="24"/>
        </w:rPr>
      </w:pPr>
    </w:p>
    <w:p w14:paraId="64310A70" w14:textId="77777777" w:rsidR="00421E80" w:rsidRDefault="00421E80" w:rsidP="009414FD">
      <w:pPr>
        <w:spacing w:line="360" w:lineRule="auto"/>
        <w:rPr>
          <w:ins w:id="150" w:author="KEWON Deborah" w:date="2019-03-16T13:54:00Z"/>
          <w:rFonts w:asciiTheme="minorBidi" w:eastAsia="Arial" w:hAnsiTheme="minorBidi"/>
          <w:sz w:val="24"/>
          <w:szCs w:val="24"/>
        </w:rPr>
      </w:pPr>
    </w:p>
    <w:p w14:paraId="486A5995" w14:textId="77777777" w:rsidR="00421E80" w:rsidRDefault="00421E80" w:rsidP="009414FD">
      <w:pPr>
        <w:spacing w:line="360" w:lineRule="auto"/>
        <w:rPr>
          <w:ins w:id="151" w:author="KEWON Deborah" w:date="2019-03-16T13:54:00Z"/>
          <w:rFonts w:asciiTheme="minorBidi" w:eastAsia="Arial" w:hAnsiTheme="minorBidi"/>
          <w:sz w:val="24"/>
          <w:szCs w:val="24"/>
        </w:rPr>
      </w:pPr>
    </w:p>
    <w:p w14:paraId="32FB7C60" w14:textId="77777777" w:rsidR="00421E80" w:rsidRDefault="00421E80" w:rsidP="009414FD">
      <w:pPr>
        <w:spacing w:line="360" w:lineRule="auto"/>
        <w:rPr>
          <w:ins w:id="152" w:author="KEWON Deborah" w:date="2019-03-16T13:54:00Z"/>
          <w:rFonts w:asciiTheme="minorBidi" w:eastAsia="Arial" w:hAnsiTheme="minorBidi"/>
          <w:sz w:val="24"/>
          <w:szCs w:val="24"/>
        </w:rPr>
      </w:pPr>
    </w:p>
    <w:p w14:paraId="74DF4125" w14:textId="77777777" w:rsidR="00421E80" w:rsidRPr="00E856A4" w:rsidRDefault="00421E80" w:rsidP="009414FD">
      <w:pPr>
        <w:spacing w:line="360" w:lineRule="auto"/>
        <w:rPr>
          <w:rFonts w:asciiTheme="minorBidi" w:eastAsia="Arial" w:hAnsiTheme="minorBidi"/>
          <w:sz w:val="24"/>
          <w:szCs w:val="24"/>
        </w:rPr>
      </w:pPr>
    </w:p>
    <w:p w14:paraId="38CD7926" w14:textId="28070B33" w:rsidR="7D9212F8" w:rsidRPr="00E3076B" w:rsidRDefault="7D9212F8" w:rsidP="7D9212F8">
      <w:pPr>
        <w:spacing w:line="360" w:lineRule="auto"/>
        <w:rPr>
          <w:rFonts w:asciiTheme="minorBidi" w:eastAsia="Arial" w:hAnsiTheme="minorBidi"/>
          <w:b/>
          <w:sz w:val="24"/>
          <w:szCs w:val="24"/>
          <w:rPrChange w:id="153" w:author="KEWON Deborah" w:date="2019-03-16T13:56:00Z">
            <w:rPr>
              <w:rFonts w:asciiTheme="minorBidi" w:eastAsia="Arial" w:hAnsiTheme="minorBidi"/>
              <w:sz w:val="24"/>
              <w:szCs w:val="24"/>
            </w:rPr>
          </w:rPrChange>
        </w:rPr>
      </w:pPr>
      <w:del w:id="154" w:author="KEWON Deborah" w:date="2019-03-16T13:56:00Z">
        <w:r w:rsidRPr="00E3076B" w:rsidDel="00E3076B">
          <w:rPr>
            <w:rFonts w:asciiTheme="minorBidi" w:eastAsia="Arial" w:hAnsiTheme="minorBidi"/>
            <w:b/>
            <w:sz w:val="24"/>
            <w:szCs w:val="24"/>
            <w:rPrChange w:id="155" w:author="KEWON Deborah" w:date="2019-03-16T13:56:00Z">
              <w:rPr>
                <w:rFonts w:asciiTheme="minorBidi" w:eastAsia="Arial" w:hAnsiTheme="minorBidi"/>
                <w:sz w:val="24"/>
                <w:szCs w:val="24"/>
              </w:rPr>
            </w:rPrChange>
          </w:rPr>
          <w:delText>Next steps/challenges/ recommendation/Conclusion</w:delText>
        </w:r>
      </w:del>
      <w:ins w:id="156" w:author="KEWON Deborah" w:date="2019-03-16T13:56:00Z">
        <w:r w:rsidR="00E3076B" w:rsidRPr="00E3076B">
          <w:rPr>
            <w:rFonts w:asciiTheme="minorBidi" w:eastAsia="Arial" w:hAnsiTheme="minorBidi"/>
            <w:b/>
            <w:sz w:val="24"/>
            <w:szCs w:val="24"/>
            <w:rPrChange w:id="157" w:author="KEWON Deborah" w:date="2019-03-16T13:56:00Z">
              <w:rPr>
                <w:rFonts w:asciiTheme="minorBidi" w:eastAsia="Arial" w:hAnsiTheme="minorBidi"/>
                <w:sz w:val="24"/>
                <w:szCs w:val="24"/>
              </w:rPr>
            </w:rPrChange>
          </w:rPr>
          <w:t>Conclusion</w:t>
        </w:r>
      </w:ins>
    </w:p>
    <w:p w14:paraId="64394645" w14:textId="770B3F44"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t>The proposed financial optimization model assists the investor to make the best decision for asset allocations in finance in order to both ensure his investments and have a satisfactory return of his portfolio. It is well-known that algebraic modelling languages are ideal tools for rapid prototyping and optimization model development. Thus, our proposed portfolio optimization model utilizes the flexibility and convenience of the AMPL modelling language. A strong point of the proposed work is the variety of the state-of-the-art portfolio optimization models which aim is to advice the investor about the optimal asset allocation.</w:t>
      </w:r>
    </w:p>
    <w:p w14:paraId="47826ABD" w14:textId="073E199E" w:rsidR="7D9212F8" w:rsidRPr="00E856A4" w:rsidRDefault="7D9212F8" w:rsidP="009414FD">
      <w:pPr>
        <w:spacing w:line="360" w:lineRule="auto"/>
        <w:rPr>
          <w:rFonts w:asciiTheme="minorBidi" w:eastAsia="Arial" w:hAnsiTheme="minorBidi"/>
          <w:sz w:val="24"/>
          <w:szCs w:val="24"/>
        </w:rPr>
      </w:pPr>
      <w:r w:rsidRPr="00E856A4">
        <w:rPr>
          <w:rFonts w:asciiTheme="minorBidi" w:eastAsia="Arial" w:hAnsiTheme="minorBidi"/>
          <w:sz w:val="24"/>
          <w:szCs w:val="24"/>
        </w:rPr>
        <w:t xml:space="preserve">Furthermore, the code of this model can be easily extended or modified, since the majority of the operational and financial researchers are rather more familiar with mathematical modelling languages than with common programming languages. </w:t>
      </w:r>
    </w:p>
    <w:p w14:paraId="391494FF" w14:textId="77777777" w:rsidR="009414FD" w:rsidRDefault="009414FD" w:rsidP="009414FD">
      <w:pPr>
        <w:pStyle w:val="ListParagraph"/>
        <w:spacing w:line="360" w:lineRule="auto"/>
        <w:rPr>
          <w:rFonts w:asciiTheme="minorBidi" w:eastAsia="Arial" w:hAnsiTheme="minorBidi"/>
          <w:color w:val="0000FF"/>
          <w:sz w:val="24"/>
          <w:szCs w:val="24"/>
        </w:rPr>
      </w:pPr>
    </w:p>
    <w:p w14:paraId="7B9B4A7A" w14:textId="465B97AE" w:rsidR="009414FD" w:rsidRPr="009414FD" w:rsidRDefault="009414FD" w:rsidP="00986CA7">
      <w:pPr>
        <w:pStyle w:val="ListParagraph"/>
        <w:spacing w:line="360" w:lineRule="auto"/>
        <w:ind w:left="0"/>
        <w:rPr>
          <w:rFonts w:asciiTheme="minorBidi" w:eastAsia="Arial" w:hAnsiTheme="minorBidi"/>
          <w:b/>
          <w:bCs/>
          <w:sz w:val="24"/>
          <w:szCs w:val="24"/>
        </w:rPr>
      </w:pPr>
      <w:r w:rsidRPr="009414FD">
        <w:rPr>
          <w:rFonts w:asciiTheme="minorBidi" w:eastAsia="Arial" w:hAnsiTheme="minorBidi"/>
          <w:b/>
          <w:bCs/>
          <w:sz w:val="24"/>
          <w:szCs w:val="24"/>
        </w:rPr>
        <w:t xml:space="preserve">Suggestions </w:t>
      </w:r>
    </w:p>
    <w:p w14:paraId="480A800D" w14:textId="4E131CEB" w:rsidR="7D9212F8" w:rsidRPr="009414FD" w:rsidRDefault="3CC040C7" w:rsidP="00986CA7">
      <w:pPr>
        <w:pStyle w:val="ListParagraph"/>
        <w:spacing w:line="360" w:lineRule="auto"/>
        <w:ind w:left="0"/>
        <w:rPr>
          <w:rFonts w:asciiTheme="minorBidi" w:hAnsiTheme="minorBidi"/>
          <w:sz w:val="24"/>
          <w:szCs w:val="24"/>
        </w:rPr>
      </w:pPr>
      <w:r w:rsidRPr="009414FD">
        <w:rPr>
          <w:rFonts w:asciiTheme="minorBidi" w:eastAsia="Arial" w:hAnsiTheme="minorBidi"/>
          <w:sz w:val="24"/>
          <w:szCs w:val="24"/>
        </w:rPr>
        <w:t>For future implementation, we can include the concept of complementary stocks as a constraint. For this improvement</w:t>
      </w:r>
      <w:ins w:id="158" w:author="KEWON Deborah" w:date="2019-03-16T13:56:00Z">
        <w:r w:rsidR="00E3076B">
          <w:rPr>
            <w:rFonts w:asciiTheme="minorBidi" w:eastAsia="Arial" w:hAnsiTheme="minorBidi"/>
            <w:sz w:val="24"/>
            <w:szCs w:val="24"/>
          </w:rPr>
          <w:t>,</w:t>
        </w:r>
      </w:ins>
      <w:r w:rsidRPr="009414FD">
        <w:rPr>
          <w:rFonts w:asciiTheme="minorBidi" w:eastAsia="Arial" w:hAnsiTheme="minorBidi"/>
          <w:sz w:val="24"/>
          <w:szCs w:val="24"/>
        </w:rPr>
        <w:t xml:space="preserve"> its necessary to work previously with the dataset in order to include a new feature “the relationship </w:t>
      </w:r>
      <w:ins w:id="159" w:author="KEWON Deborah" w:date="2019-03-16T13:56:00Z">
        <w:r w:rsidR="00E3076B">
          <w:rPr>
            <w:rFonts w:asciiTheme="minorBidi" w:eastAsia="Arial" w:hAnsiTheme="minorBidi"/>
            <w:sz w:val="24"/>
            <w:szCs w:val="24"/>
          </w:rPr>
          <w:t>among</w:t>
        </w:r>
      </w:ins>
      <w:del w:id="160" w:author="KEWON Deborah" w:date="2019-03-16T13:56:00Z">
        <w:r w:rsidRPr="009414FD" w:rsidDel="00E3076B">
          <w:rPr>
            <w:rFonts w:asciiTheme="minorBidi" w:eastAsia="Arial" w:hAnsiTheme="minorBidi"/>
            <w:sz w:val="24"/>
            <w:szCs w:val="24"/>
          </w:rPr>
          <w:delText>between</w:delText>
        </w:r>
      </w:del>
      <w:r w:rsidRPr="009414FD">
        <w:rPr>
          <w:rFonts w:asciiTheme="minorBidi" w:eastAsia="Arial" w:hAnsiTheme="minorBidi"/>
          <w:sz w:val="24"/>
          <w:szCs w:val="24"/>
        </w:rPr>
        <w:t xml:space="preserve"> stocks” (positive or negative). </w:t>
      </w:r>
    </w:p>
    <w:p w14:paraId="2F4E9403" w14:textId="7E0C0099" w:rsidR="7D9212F8" w:rsidRPr="00E3076B" w:rsidRDefault="3CC040C7" w:rsidP="00986CA7">
      <w:pPr>
        <w:spacing w:line="360" w:lineRule="auto"/>
        <w:ind w:left="360"/>
        <w:rPr>
          <w:rFonts w:asciiTheme="minorBidi" w:hAnsiTheme="minorBidi"/>
          <w:b/>
          <w:sz w:val="24"/>
          <w:szCs w:val="24"/>
          <w:rPrChange w:id="161" w:author="KEWON Deborah" w:date="2019-03-16T14:00:00Z">
            <w:rPr>
              <w:rFonts w:asciiTheme="minorBidi" w:hAnsiTheme="minorBidi"/>
              <w:sz w:val="24"/>
              <w:szCs w:val="24"/>
            </w:rPr>
          </w:rPrChange>
        </w:rPr>
      </w:pPr>
      <w:r w:rsidRPr="00E856A4">
        <w:rPr>
          <w:rFonts w:asciiTheme="minorBidi" w:hAnsiTheme="minorBidi"/>
          <w:sz w:val="24"/>
          <w:szCs w:val="24"/>
        </w:rPr>
        <w:t xml:space="preserve"> </w:t>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lastRenderedPageBreak/>
        <w:br/>
      </w:r>
      <w:del w:id="162" w:author="KEWON Deborah" w:date="2019-03-16T13:56:00Z">
        <w:r w:rsidR="7D9212F8" w:rsidRPr="00E856A4" w:rsidDel="00E3076B">
          <w:rPr>
            <w:rFonts w:asciiTheme="minorBidi" w:hAnsiTheme="minorBidi"/>
            <w:sz w:val="24"/>
            <w:szCs w:val="24"/>
          </w:rPr>
          <w:br/>
        </w:r>
        <w:r w:rsidR="7D9212F8" w:rsidRPr="00E856A4" w:rsidDel="00E3076B">
          <w:rPr>
            <w:rFonts w:asciiTheme="minorBidi" w:hAnsiTheme="minorBidi"/>
            <w:sz w:val="24"/>
            <w:szCs w:val="24"/>
          </w:rPr>
          <w:br/>
        </w:r>
        <w:r w:rsidR="7D9212F8" w:rsidRPr="00E856A4" w:rsidDel="00E3076B">
          <w:rPr>
            <w:rFonts w:asciiTheme="minorBidi" w:hAnsiTheme="minorBidi"/>
            <w:sz w:val="24"/>
            <w:szCs w:val="24"/>
          </w:rPr>
          <w:br/>
        </w:r>
        <w:r w:rsidR="7D9212F8" w:rsidRPr="00E856A4" w:rsidDel="00E3076B">
          <w:rPr>
            <w:rFonts w:asciiTheme="minorBidi" w:hAnsiTheme="minorBidi"/>
            <w:sz w:val="24"/>
            <w:szCs w:val="24"/>
          </w:rPr>
          <w:br/>
        </w:r>
        <w:r w:rsidR="7D9212F8" w:rsidRPr="00E856A4" w:rsidDel="00E3076B">
          <w:rPr>
            <w:rFonts w:asciiTheme="minorBidi" w:hAnsiTheme="minorBidi"/>
            <w:sz w:val="24"/>
            <w:szCs w:val="24"/>
          </w:rPr>
          <w:br/>
        </w:r>
        <w:r w:rsidR="7D9212F8" w:rsidRPr="00E856A4" w:rsidDel="00E3076B">
          <w:rPr>
            <w:rFonts w:asciiTheme="minorBidi" w:hAnsiTheme="minorBidi"/>
            <w:sz w:val="24"/>
            <w:szCs w:val="24"/>
          </w:rPr>
          <w:br/>
        </w:r>
        <w:r w:rsidR="7D9212F8" w:rsidRPr="00E856A4" w:rsidDel="00E3076B">
          <w:rPr>
            <w:rFonts w:asciiTheme="minorBidi" w:hAnsiTheme="minorBidi"/>
            <w:sz w:val="24"/>
            <w:szCs w:val="24"/>
          </w:rPr>
          <w:br/>
        </w:r>
        <w:r w:rsidR="7D9212F8" w:rsidRPr="00E856A4" w:rsidDel="00E3076B">
          <w:rPr>
            <w:rFonts w:asciiTheme="minorBidi" w:hAnsiTheme="minorBidi"/>
            <w:sz w:val="24"/>
            <w:szCs w:val="24"/>
          </w:rPr>
          <w:br/>
        </w:r>
        <w:r w:rsidR="7D9212F8" w:rsidRPr="00E856A4" w:rsidDel="00E3076B">
          <w:rPr>
            <w:rFonts w:asciiTheme="minorBidi" w:hAnsiTheme="minorBidi"/>
            <w:sz w:val="24"/>
            <w:szCs w:val="24"/>
          </w:rPr>
          <w:br/>
        </w:r>
      </w:del>
    </w:p>
    <w:p w14:paraId="3FB1A724" w14:textId="0E3DFEB9" w:rsidR="7D9212F8" w:rsidRPr="00E3076B" w:rsidRDefault="7D9212F8" w:rsidP="009414FD">
      <w:pPr>
        <w:spacing w:line="360" w:lineRule="auto"/>
        <w:rPr>
          <w:rFonts w:asciiTheme="minorBidi" w:eastAsia="Arial" w:hAnsiTheme="minorBidi"/>
          <w:b/>
          <w:bCs/>
          <w:sz w:val="24"/>
          <w:szCs w:val="24"/>
        </w:rPr>
      </w:pPr>
      <w:r w:rsidRPr="00E3076B">
        <w:rPr>
          <w:rFonts w:asciiTheme="minorBidi" w:eastAsia="Arial" w:hAnsiTheme="minorBidi"/>
          <w:b/>
          <w:bCs/>
          <w:sz w:val="24"/>
          <w:szCs w:val="24"/>
        </w:rPr>
        <w:t>Appendix</w:t>
      </w:r>
    </w:p>
    <w:p w14:paraId="5F1745B0" w14:textId="20DFA9B4" w:rsidR="7D9212F8" w:rsidRPr="00E3076B" w:rsidRDefault="7D9212F8" w:rsidP="7D9212F8">
      <w:pPr>
        <w:spacing w:line="360" w:lineRule="auto"/>
        <w:rPr>
          <w:rFonts w:asciiTheme="minorBidi" w:eastAsia="Arial" w:hAnsiTheme="minorBidi"/>
          <w:sz w:val="24"/>
          <w:szCs w:val="24"/>
        </w:rPr>
      </w:pPr>
      <w:r w:rsidRPr="00E3076B">
        <w:rPr>
          <w:rFonts w:asciiTheme="minorBidi" w:eastAsia="Arial" w:hAnsiTheme="minorBidi"/>
          <w:sz w:val="24"/>
          <w:szCs w:val="24"/>
        </w:rPr>
        <w:t xml:space="preserve">Young’s minimax model when G (target </w:t>
      </w:r>
      <w:proofErr w:type="gramStart"/>
      <w:r w:rsidRPr="00E3076B">
        <w:rPr>
          <w:rFonts w:asciiTheme="minorBidi" w:eastAsia="Arial" w:hAnsiTheme="minorBidi"/>
          <w:sz w:val="24"/>
          <w:szCs w:val="24"/>
        </w:rPr>
        <w:t>return)=</w:t>
      </w:r>
      <w:proofErr w:type="gramEnd"/>
      <w:r w:rsidRPr="00E3076B">
        <w:rPr>
          <w:rFonts w:asciiTheme="minorBidi" w:eastAsia="Arial" w:hAnsiTheme="minorBidi"/>
          <w:sz w:val="24"/>
          <w:szCs w:val="24"/>
        </w:rPr>
        <w:t>0.03</w:t>
      </w:r>
    </w:p>
    <w:p w14:paraId="150D0573" w14:textId="1AF6EF10" w:rsidR="7D9212F8" w:rsidRPr="00E856A4" w:rsidRDefault="7D9212F8" w:rsidP="009414FD">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5829F6B5" wp14:editId="4DD38A54">
            <wp:extent cx="4352925" cy="7124698"/>
            <wp:effectExtent l="0" t="0" r="0" b="0"/>
            <wp:docPr id="1358190440" name="Picture 135819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52925" cy="7124698"/>
                    </a:xfrm>
                    <a:prstGeom prst="rect">
                      <a:avLst/>
                    </a:prstGeom>
                  </pic:spPr>
                </pic:pic>
              </a:graphicData>
            </a:graphic>
          </wp:inline>
        </w:drawing>
      </w:r>
      <w:r w:rsidRPr="00E856A4">
        <w:rPr>
          <w:rFonts w:asciiTheme="minorBidi" w:hAnsiTheme="minorBidi"/>
          <w:sz w:val="24"/>
          <w:szCs w:val="24"/>
        </w:rPr>
        <w:br/>
      </w:r>
    </w:p>
    <w:p w14:paraId="1C3D06C2" w14:textId="77777777" w:rsidR="00986CA7" w:rsidRDefault="00986CA7" w:rsidP="3CC040C7">
      <w:pPr>
        <w:spacing w:line="360" w:lineRule="auto"/>
        <w:rPr>
          <w:rFonts w:asciiTheme="minorBidi" w:eastAsia="Arial" w:hAnsiTheme="minorBidi"/>
          <w:sz w:val="24"/>
          <w:szCs w:val="24"/>
        </w:rPr>
      </w:pPr>
    </w:p>
    <w:p w14:paraId="5411BAE4" w14:textId="77777777" w:rsidR="00986CA7" w:rsidRDefault="00986CA7" w:rsidP="3CC040C7">
      <w:pPr>
        <w:spacing w:line="360" w:lineRule="auto"/>
        <w:rPr>
          <w:rFonts w:asciiTheme="minorBidi" w:eastAsia="Arial" w:hAnsiTheme="minorBidi"/>
          <w:sz w:val="24"/>
          <w:szCs w:val="24"/>
        </w:rPr>
      </w:pPr>
    </w:p>
    <w:p w14:paraId="0D4A41AC" w14:textId="20FAE436" w:rsidR="3CC040C7" w:rsidRPr="00E856A4" w:rsidRDefault="3CC040C7" w:rsidP="3CC040C7">
      <w:pPr>
        <w:spacing w:line="360" w:lineRule="auto"/>
        <w:rPr>
          <w:rFonts w:asciiTheme="minorBidi" w:eastAsia="Arial" w:hAnsiTheme="minorBidi"/>
          <w:sz w:val="24"/>
          <w:szCs w:val="24"/>
        </w:rPr>
      </w:pPr>
      <w:r w:rsidRPr="00E856A4">
        <w:rPr>
          <w:rFonts w:asciiTheme="minorBidi" w:eastAsia="Arial" w:hAnsiTheme="minorBidi"/>
          <w:sz w:val="24"/>
          <w:szCs w:val="24"/>
        </w:rPr>
        <w:t xml:space="preserve">Yong’s minimax model when G (target </w:t>
      </w:r>
      <w:proofErr w:type="gramStart"/>
      <w:r w:rsidRPr="00E856A4">
        <w:rPr>
          <w:rFonts w:asciiTheme="minorBidi" w:eastAsia="Arial" w:hAnsiTheme="minorBidi"/>
          <w:sz w:val="24"/>
          <w:szCs w:val="24"/>
        </w:rPr>
        <w:t>return)=</w:t>
      </w:r>
      <w:proofErr w:type="gramEnd"/>
      <w:r w:rsidRPr="00E856A4">
        <w:rPr>
          <w:rFonts w:asciiTheme="minorBidi" w:eastAsia="Arial" w:hAnsiTheme="minorBidi"/>
          <w:sz w:val="24"/>
          <w:szCs w:val="24"/>
        </w:rPr>
        <w:t>0.04</w:t>
      </w:r>
    </w:p>
    <w:p w14:paraId="71054DE4" w14:textId="619F6EF7" w:rsidR="7D9212F8" w:rsidRPr="00E856A4" w:rsidRDefault="7D9212F8" w:rsidP="009414FD">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456D2962" wp14:editId="47153F51">
            <wp:extent cx="4322573" cy="7546340"/>
            <wp:effectExtent l="0" t="0" r="0" b="0"/>
            <wp:docPr id="1125246033" name="Picture 112524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23458" cy="7547885"/>
                    </a:xfrm>
                    <a:prstGeom prst="rect">
                      <a:avLst/>
                    </a:prstGeom>
                  </pic:spPr>
                </pic:pic>
              </a:graphicData>
            </a:graphic>
          </wp:inline>
        </w:drawing>
      </w:r>
      <w:r w:rsidRPr="00E856A4">
        <w:rPr>
          <w:rFonts w:asciiTheme="minorBidi" w:hAnsiTheme="minorBidi"/>
          <w:sz w:val="24"/>
          <w:szCs w:val="24"/>
        </w:rPr>
        <w:br/>
      </w:r>
    </w:p>
    <w:p w14:paraId="72EAAE00" w14:textId="113E56CF"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lastRenderedPageBreak/>
        <w:t xml:space="preserve">Young’s minimax model when G (target </w:t>
      </w:r>
      <w:proofErr w:type="gramStart"/>
      <w:r w:rsidRPr="00E856A4">
        <w:rPr>
          <w:rFonts w:asciiTheme="minorBidi" w:eastAsia="Arial" w:hAnsiTheme="minorBidi"/>
          <w:sz w:val="24"/>
          <w:szCs w:val="24"/>
        </w:rPr>
        <w:t>return)=</w:t>
      </w:r>
      <w:proofErr w:type="gramEnd"/>
      <w:r w:rsidRPr="00E856A4">
        <w:rPr>
          <w:rFonts w:asciiTheme="minorBidi" w:eastAsia="Arial" w:hAnsiTheme="minorBidi"/>
          <w:sz w:val="24"/>
          <w:szCs w:val="24"/>
        </w:rPr>
        <w:t>0.05</w:t>
      </w:r>
    </w:p>
    <w:p w14:paraId="7F39E92A" w14:textId="7035616A"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5D3D1865" wp14:editId="18C4BFCD">
            <wp:extent cx="4257675" cy="7448552"/>
            <wp:effectExtent l="0" t="0" r="0" b="0"/>
            <wp:docPr id="1288732585" name="Picture 128873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257675" cy="7448552"/>
                    </a:xfrm>
                    <a:prstGeom prst="rect">
                      <a:avLst/>
                    </a:prstGeom>
                  </pic:spPr>
                </pic:pic>
              </a:graphicData>
            </a:graphic>
          </wp:inline>
        </w:drawing>
      </w:r>
    </w:p>
    <w:p w14:paraId="1125A179" w14:textId="2D7FEAB7" w:rsidR="7D9212F8"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br/>
      </w:r>
    </w:p>
    <w:p w14:paraId="1F5C2F25" w14:textId="2E896EEA" w:rsidR="00986CA7" w:rsidRDefault="00986CA7" w:rsidP="7D9212F8">
      <w:pPr>
        <w:spacing w:line="360" w:lineRule="auto"/>
        <w:rPr>
          <w:rFonts w:asciiTheme="minorBidi" w:eastAsia="Arial" w:hAnsiTheme="minorBidi"/>
          <w:sz w:val="24"/>
          <w:szCs w:val="24"/>
        </w:rPr>
      </w:pPr>
    </w:p>
    <w:p w14:paraId="6970E3FE" w14:textId="2AE77113" w:rsidR="00986CA7" w:rsidRDefault="00986CA7" w:rsidP="7D9212F8">
      <w:pPr>
        <w:spacing w:line="360" w:lineRule="auto"/>
        <w:rPr>
          <w:rFonts w:asciiTheme="minorBidi" w:eastAsia="Arial" w:hAnsiTheme="minorBidi"/>
          <w:sz w:val="24"/>
          <w:szCs w:val="24"/>
        </w:rPr>
      </w:pPr>
    </w:p>
    <w:p w14:paraId="0BE9ABAA" w14:textId="77777777" w:rsidR="00986CA7" w:rsidRPr="00E856A4" w:rsidRDefault="00986CA7" w:rsidP="7D9212F8">
      <w:pPr>
        <w:spacing w:line="360" w:lineRule="auto"/>
        <w:rPr>
          <w:rFonts w:asciiTheme="minorBidi" w:eastAsia="Arial" w:hAnsiTheme="minorBidi"/>
          <w:sz w:val="24"/>
          <w:szCs w:val="24"/>
        </w:rPr>
      </w:pPr>
    </w:p>
    <w:p w14:paraId="3A5EBBBA" w14:textId="49585DA3"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t>Covariance Model run for alpha = 0.03</w:t>
      </w:r>
    </w:p>
    <w:p w14:paraId="2042FA60" w14:textId="1439F1A4" w:rsidR="7D9212F8" w:rsidRPr="00E856A4" w:rsidRDefault="7D9212F8" w:rsidP="3CC040C7">
      <w:pPr>
        <w:spacing w:line="360" w:lineRule="auto"/>
        <w:rPr>
          <w:rFonts w:asciiTheme="minorBidi" w:eastAsia="Arial" w:hAnsiTheme="minorBidi"/>
          <w:sz w:val="24"/>
          <w:szCs w:val="24"/>
        </w:rPr>
      </w:pPr>
      <w:r w:rsidRPr="00E856A4">
        <w:rPr>
          <w:rFonts w:asciiTheme="minorBidi" w:hAnsiTheme="minorBidi"/>
          <w:sz w:val="24"/>
          <w:szCs w:val="24"/>
        </w:rPr>
        <w:br/>
      </w:r>
      <w:r w:rsidRPr="00E856A4">
        <w:rPr>
          <w:rFonts w:asciiTheme="minorBidi" w:hAnsiTheme="minorBidi"/>
          <w:noProof/>
          <w:sz w:val="24"/>
          <w:szCs w:val="24"/>
        </w:rPr>
        <w:drawing>
          <wp:inline distT="0" distB="0" distL="0" distR="0" wp14:anchorId="6A15CB6C" wp14:editId="01F1E999">
            <wp:extent cx="4368903" cy="7622540"/>
            <wp:effectExtent l="0" t="0" r="0" b="0"/>
            <wp:docPr id="2075882401" name="Picture 207588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68903" cy="7622540"/>
                    </a:xfrm>
                    <a:prstGeom prst="rect">
                      <a:avLst/>
                    </a:prstGeom>
                  </pic:spPr>
                </pic:pic>
              </a:graphicData>
            </a:graphic>
          </wp:inline>
        </w:drawing>
      </w:r>
    </w:p>
    <w:p w14:paraId="1E26E978" w14:textId="54786A98"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lastRenderedPageBreak/>
        <w:br/>
      </w:r>
    </w:p>
    <w:p w14:paraId="149382C7" w14:textId="13CAF6F6"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334FC6AF" wp14:editId="067FB997">
            <wp:extent cx="4352925" cy="4181475"/>
            <wp:effectExtent l="0" t="0" r="0" b="0"/>
            <wp:docPr id="410312378" name="Picture 41031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52925" cy="4181475"/>
                    </a:xfrm>
                    <a:prstGeom prst="rect">
                      <a:avLst/>
                    </a:prstGeom>
                  </pic:spPr>
                </pic:pic>
              </a:graphicData>
            </a:graphic>
          </wp:inline>
        </w:drawing>
      </w:r>
    </w:p>
    <w:p w14:paraId="4A8525BC" w14:textId="762AFCFF" w:rsidR="7D9212F8" w:rsidRDefault="7D9212F8" w:rsidP="7D9212F8">
      <w:pPr>
        <w:spacing w:line="360" w:lineRule="auto"/>
        <w:rPr>
          <w:rFonts w:asciiTheme="minorBidi" w:hAnsiTheme="minorBidi"/>
          <w:sz w:val="24"/>
          <w:szCs w:val="24"/>
        </w:rPr>
      </w:pP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p>
    <w:p w14:paraId="6A38AB29" w14:textId="1E6B505B" w:rsidR="009414FD" w:rsidRDefault="009414FD" w:rsidP="7D9212F8">
      <w:pPr>
        <w:spacing w:line="360" w:lineRule="auto"/>
        <w:rPr>
          <w:rFonts w:asciiTheme="minorBidi" w:eastAsia="Arial" w:hAnsiTheme="minorBidi"/>
          <w:sz w:val="24"/>
          <w:szCs w:val="24"/>
        </w:rPr>
      </w:pPr>
    </w:p>
    <w:p w14:paraId="15F6845C" w14:textId="2D4073F9" w:rsidR="00986CA7" w:rsidRDefault="00986CA7" w:rsidP="7D9212F8">
      <w:pPr>
        <w:spacing w:line="360" w:lineRule="auto"/>
        <w:rPr>
          <w:rFonts w:asciiTheme="minorBidi" w:eastAsia="Arial" w:hAnsiTheme="minorBidi"/>
          <w:sz w:val="24"/>
          <w:szCs w:val="24"/>
        </w:rPr>
      </w:pPr>
    </w:p>
    <w:p w14:paraId="1CADD3ED" w14:textId="53A7F4FA" w:rsidR="00986CA7" w:rsidRDefault="00986CA7" w:rsidP="7D9212F8">
      <w:pPr>
        <w:spacing w:line="360" w:lineRule="auto"/>
        <w:rPr>
          <w:rFonts w:asciiTheme="minorBidi" w:eastAsia="Arial" w:hAnsiTheme="minorBidi"/>
          <w:sz w:val="24"/>
          <w:szCs w:val="24"/>
        </w:rPr>
      </w:pPr>
    </w:p>
    <w:p w14:paraId="6D6DF867" w14:textId="77777777" w:rsidR="00986CA7" w:rsidRPr="00E856A4" w:rsidRDefault="00986CA7" w:rsidP="7D9212F8">
      <w:pPr>
        <w:spacing w:line="360" w:lineRule="auto"/>
        <w:rPr>
          <w:rFonts w:asciiTheme="minorBidi" w:eastAsia="Arial" w:hAnsiTheme="minorBidi"/>
          <w:sz w:val="24"/>
          <w:szCs w:val="24"/>
        </w:rPr>
      </w:pPr>
    </w:p>
    <w:p w14:paraId="7949A967" w14:textId="24AD2D43" w:rsidR="7D9212F8" w:rsidRPr="00E856A4" w:rsidRDefault="3CC040C7" w:rsidP="7D9212F8">
      <w:pPr>
        <w:spacing w:line="360" w:lineRule="auto"/>
        <w:rPr>
          <w:rFonts w:asciiTheme="minorBidi" w:eastAsia="Arial" w:hAnsiTheme="minorBidi"/>
          <w:sz w:val="24"/>
          <w:szCs w:val="24"/>
        </w:rPr>
      </w:pPr>
      <w:r w:rsidRPr="00E856A4">
        <w:rPr>
          <w:rFonts w:asciiTheme="minorBidi" w:eastAsia="Arial" w:hAnsiTheme="minorBidi"/>
          <w:sz w:val="24"/>
          <w:szCs w:val="24"/>
        </w:rPr>
        <w:t>Covariance Model run for alpha = 0.04</w:t>
      </w:r>
    </w:p>
    <w:p w14:paraId="6C766050" w14:textId="4D8D612A"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216FDA4A" wp14:editId="08F94BB6">
            <wp:extent cx="5505452" cy="7715250"/>
            <wp:effectExtent l="0" t="0" r="0" b="0"/>
            <wp:docPr id="1940778172" name="Picture 194077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05452" cy="7715250"/>
                    </a:xfrm>
                    <a:prstGeom prst="rect">
                      <a:avLst/>
                    </a:prstGeom>
                  </pic:spPr>
                </pic:pic>
              </a:graphicData>
            </a:graphic>
          </wp:inline>
        </w:drawing>
      </w:r>
    </w:p>
    <w:p w14:paraId="061F94D6" w14:textId="457E79E1"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lastRenderedPageBreak/>
        <w:br/>
      </w:r>
    </w:p>
    <w:p w14:paraId="6490FCFC" w14:textId="7C9C2E0B"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5D6C1F08" wp14:editId="118DEF72">
            <wp:extent cx="5276852" cy="2162175"/>
            <wp:effectExtent l="0" t="0" r="0" b="0"/>
            <wp:docPr id="995843388" name="Picture 99584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76852" cy="2162175"/>
                    </a:xfrm>
                    <a:prstGeom prst="rect">
                      <a:avLst/>
                    </a:prstGeom>
                  </pic:spPr>
                </pic:pic>
              </a:graphicData>
            </a:graphic>
          </wp:inline>
        </w:drawing>
      </w:r>
    </w:p>
    <w:p w14:paraId="3618336E" w14:textId="77777777" w:rsidR="00E3076B" w:rsidRDefault="00E3076B" w:rsidP="7D9212F8">
      <w:pPr>
        <w:spacing w:line="360" w:lineRule="auto"/>
        <w:rPr>
          <w:ins w:id="163" w:author="KEWON Deborah" w:date="2019-03-16T13:59:00Z"/>
          <w:rFonts w:asciiTheme="minorBidi" w:eastAsia="Arial" w:hAnsiTheme="minorBidi"/>
          <w:sz w:val="24"/>
          <w:szCs w:val="24"/>
        </w:rPr>
      </w:pPr>
    </w:p>
    <w:p w14:paraId="5979C7D2" w14:textId="77777777" w:rsidR="00E3076B" w:rsidRDefault="00E3076B" w:rsidP="7D9212F8">
      <w:pPr>
        <w:spacing w:line="360" w:lineRule="auto"/>
        <w:rPr>
          <w:ins w:id="164" w:author="KEWON Deborah" w:date="2019-03-16T13:59:00Z"/>
          <w:rFonts w:asciiTheme="minorBidi" w:eastAsia="Arial" w:hAnsiTheme="minorBidi"/>
          <w:sz w:val="24"/>
          <w:szCs w:val="24"/>
        </w:rPr>
      </w:pPr>
    </w:p>
    <w:p w14:paraId="2FF39A5B" w14:textId="77777777" w:rsidR="00E3076B" w:rsidRDefault="00E3076B" w:rsidP="7D9212F8">
      <w:pPr>
        <w:spacing w:line="360" w:lineRule="auto"/>
        <w:rPr>
          <w:ins w:id="165" w:author="KEWON Deborah" w:date="2019-03-16T13:59:00Z"/>
          <w:rFonts w:asciiTheme="minorBidi" w:eastAsia="Arial" w:hAnsiTheme="minorBidi"/>
          <w:sz w:val="24"/>
          <w:szCs w:val="24"/>
        </w:rPr>
      </w:pPr>
    </w:p>
    <w:p w14:paraId="2F757172" w14:textId="77777777" w:rsidR="00E3076B" w:rsidRDefault="00E3076B" w:rsidP="7D9212F8">
      <w:pPr>
        <w:spacing w:line="360" w:lineRule="auto"/>
        <w:rPr>
          <w:ins w:id="166" w:author="KEWON Deborah" w:date="2019-03-16T13:59:00Z"/>
          <w:rFonts w:asciiTheme="minorBidi" w:eastAsia="Arial" w:hAnsiTheme="minorBidi"/>
          <w:sz w:val="24"/>
          <w:szCs w:val="24"/>
        </w:rPr>
      </w:pPr>
    </w:p>
    <w:p w14:paraId="478DFAD4" w14:textId="77777777" w:rsidR="00E3076B" w:rsidRDefault="00E3076B" w:rsidP="7D9212F8">
      <w:pPr>
        <w:spacing w:line="360" w:lineRule="auto"/>
        <w:rPr>
          <w:ins w:id="167" w:author="KEWON Deborah" w:date="2019-03-16T13:59:00Z"/>
          <w:rFonts w:asciiTheme="minorBidi" w:eastAsia="Arial" w:hAnsiTheme="minorBidi"/>
          <w:sz w:val="24"/>
          <w:szCs w:val="24"/>
        </w:rPr>
      </w:pPr>
    </w:p>
    <w:p w14:paraId="2CDC7DBE" w14:textId="77777777" w:rsidR="00E3076B" w:rsidRDefault="00E3076B" w:rsidP="7D9212F8">
      <w:pPr>
        <w:spacing w:line="360" w:lineRule="auto"/>
        <w:rPr>
          <w:ins w:id="168" w:author="KEWON Deborah" w:date="2019-03-16T13:59:00Z"/>
          <w:rFonts w:asciiTheme="minorBidi" w:eastAsia="Arial" w:hAnsiTheme="minorBidi"/>
          <w:sz w:val="24"/>
          <w:szCs w:val="24"/>
        </w:rPr>
      </w:pPr>
    </w:p>
    <w:p w14:paraId="21D0BCFD" w14:textId="77777777" w:rsidR="00E3076B" w:rsidRDefault="00E3076B" w:rsidP="7D9212F8">
      <w:pPr>
        <w:spacing w:line="360" w:lineRule="auto"/>
        <w:rPr>
          <w:ins w:id="169" w:author="KEWON Deborah" w:date="2019-03-16T13:59:00Z"/>
          <w:rFonts w:asciiTheme="minorBidi" w:eastAsia="Arial" w:hAnsiTheme="minorBidi"/>
          <w:sz w:val="24"/>
          <w:szCs w:val="24"/>
        </w:rPr>
      </w:pPr>
    </w:p>
    <w:p w14:paraId="5FEEFD04" w14:textId="77777777" w:rsidR="00E3076B" w:rsidRDefault="00E3076B" w:rsidP="7D9212F8">
      <w:pPr>
        <w:spacing w:line="360" w:lineRule="auto"/>
        <w:rPr>
          <w:ins w:id="170" w:author="KEWON Deborah" w:date="2019-03-16T13:59:00Z"/>
          <w:rFonts w:asciiTheme="minorBidi" w:eastAsia="Arial" w:hAnsiTheme="minorBidi"/>
          <w:sz w:val="24"/>
          <w:szCs w:val="24"/>
        </w:rPr>
      </w:pPr>
    </w:p>
    <w:p w14:paraId="6E6D6AC0" w14:textId="77777777" w:rsidR="00E3076B" w:rsidRDefault="00E3076B" w:rsidP="7D9212F8">
      <w:pPr>
        <w:spacing w:line="360" w:lineRule="auto"/>
        <w:rPr>
          <w:ins w:id="171" w:author="KEWON Deborah" w:date="2019-03-16T13:59:00Z"/>
          <w:rFonts w:asciiTheme="minorBidi" w:eastAsia="Arial" w:hAnsiTheme="minorBidi"/>
          <w:sz w:val="24"/>
          <w:szCs w:val="24"/>
        </w:rPr>
      </w:pPr>
    </w:p>
    <w:p w14:paraId="76A541F4" w14:textId="77777777" w:rsidR="00E3076B" w:rsidRDefault="00E3076B" w:rsidP="7D9212F8">
      <w:pPr>
        <w:spacing w:line="360" w:lineRule="auto"/>
        <w:rPr>
          <w:ins w:id="172" w:author="KEWON Deborah" w:date="2019-03-16T13:59:00Z"/>
          <w:rFonts w:asciiTheme="minorBidi" w:eastAsia="Arial" w:hAnsiTheme="minorBidi"/>
          <w:sz w:val="24"/>
          <w:szCs w:val="24"/>
        </w:rPr>
      </w:pPr>
    </w:p>
    <w:p w14:paraId="3CE037BC" w14:textId="77777777" w:rsidR="00E3076B" w:rsidRDefault="00E3076B" w:rsidP="7D9212F8">
      <w:pPr>
        <w:spacing w:line="360" w:lineRule="auto"/>
        <w:rPr>
          <w:ins w:id="173" w:author="KEWON Deborah" w:date="2019-03-16T13:59:00Z"/>
          <w:rFonts w:asciiTheme="minorBidi" w:eastAsia="Arial" w:hAnsiTheme="minorBidi"/>
          <w:sz w:val="24"/>
          <w:szCs w:val="24"/>
        </w:rPr>
      </w:pPr>
    </w:p>
    <w:p w14:paraId="00C6F826" w14:textId="77777777" w:rsidR="00E3076B" w:rsidRDefault="00E3076B" w:rsidP="7D9212F8">
      <w:pPr>
        <w:spacing w:line="360" w:lineRule="auto"/>
        <w:rPr>
          <w:ins w:id="174" w:author="KEWON Deborah" w:date="2019-03-16T13:59:00Z"/>
          <w:rFonts w:asciiTheme="minorBidi" w:eastAsia="Arial" w:hAnsiTheme="minorBidi"/>
          <w:sz w:val="24"/>
          <w:szCs w:val="24"/>
        </w:rPr>
      </w:pPr>
    </w:p>
    <w:p w14:paraId="6C2A7CE7" w14:textId="77777777" w:rsidR="00E3076B" w:rsidRDefault="00E3076B" w:rsidP="7D9212F8">
      <w:pPr>
        <w:spacing w:line="360" w:lineRule="auto"/>
        <w:rPr>
          <w:ins w:id="175" w:author="KEWON Deborah" w:date="2019-03-16T13:59:00Z"/>
          <w:rFonts w:asciiTheme="minorBidi" w:eastAsia="Arial" w:hAnsiTheme="minorBidi"/>
          <w:sz w:val="24"/>
          <w:szCs w:val="24"/>
        </w:rPr>
      </w:pPr>
    </w:p>
    <w:p w14:paraId="3506A57A" w14:textId="77777777" w:rsidR="00E3076B" w:rsidRDefault="00E3076B" w:rsidP="7D9212F8">
      <w:pPr>
        <w:spacing w:line="360" w:lineRule="auto"/>
        <w:rPr>
          <w:ins w:id="176" w:author="KEWON Deborah" w:date="2019-03-16T13:59:00Z"/>
          <w:rFonts w:asciiTheme="minorBidi" w:eastAsia="Arial" w:hAnsiTheme="minorBidi"/>
          <w:sz w:val="24"/>
          <w:szCs w:val="24"/>
        </w:rPr>
      </w:pPr>
    </w:p>
    <w:p w14:paraId="5B070C90" w14:textId="77777777" w:rsidR="00E3076B" w:rsidRDefault="00E3076B" w:rsidP="7D9212F8">
      <w:pPr>
        <w:spacing w:line="360" w:lineRule="auto"/>
        <w:rPr>
          <w:ins w:id="177" w:author="KEWON Deborah" w:date="2019-03-16T13:59:00Z"/>
          <w:rFonts w:asciiTheme="minorBidi" w:eastAsia="Arial" w:hAnsiTheme="minorBidi"/>
          <w:sz w:val="24"/>
          <w:szCs w:val="24"/>
        </w:rPr>
      </w:pPr>
    </w:p>
    <w:p w14:paraId="3879E8F3" w14:textId="77777777" w:rsidR="00E3076B" w:rsidRDefault="00E3076B" w:rsidP="7D9212F8">
      <w:pPr>
        <w:spacing w:line="360" w:lineRule="auto"/>
        <w:rPr>
          <w:ins w:id="178" w:author="KEWON Deborah" w:date="2019-03-16T13:59:00Z"/>
          <w:rFonts w:asciiTheme="minorBidi" w:eastAsia="Arial" w:hAnsiTheme="minorBidi"/>
          <w:sz w:val="24"/>
          <w:szCs w:val="24"/>
        </w:rPr>
      </w:pPr>
    </w:p>
    <w:p w14:paraId="37EA76B0" w14:textId="77777777" w:rsidR="00E3076B" w:rsidRDefault="00E3076B" w:rsidP="7D9212F8">
      <w:pPr>
        <w:spacing w:line="360" w:lineRule="auto"/>
        <w:rPr>
          <w:ins w:id="179" w:author="KEWON Deborah" w:date="2019-03-16T13:59:00Z"/>
          <w:rFonts w:asciiTheme="minorBidi" w:eastAsia="Arial" w:hAnsiTheme="minorBidi"/>
          <w:sz w:val="24"/>
          <w:szCs w:val="24"/>
        </w:rPr>
      </w:pPr>
    </w:p>
    <w:p w14:paraId="38D8118F" w14:textId="77777777" w:rsidR="00E3076B" w:rsidRDefault="00E3076B" w:rsidP="7D9212F8">
      <w:pPr>
        <w:spacing w:line="360" w:lineRule="auto"/>
        <w:rPr>
          <w:ins w:id="180" w:author="KEWON Deborah" w:date="2019-03-16T13:59:00Z"/>
          <w:rFonts w:asciiTheme="minorBidi" w:eastAsia="Arial" w:hAnsiTheme="minorBidi"/>
          <w:sz w:val="24"/>
          <w:szCs w:val="24"/>
        </w:rPr>
      </w:pPr>
    </w:p>
    <w:p w14:paraId="7FC073BC" w14:textId="1F07CB3B" w:rsidR="7D9212F8" w:rsidRPr="00E856A4" w:rsidDel="00E3076B" w:rsidRDefault="7D9212F8" w:rsidP="7D9212F8">
      <w:pPr>
        <w:spacing w:line="360" w:lineRule="auto"/>
        <w:rPr>
          <w:del w:id="181" w:author="KEWON Deborah" w:date="2019-03-16T13:59:00Z"/>
          <w:rFonts w:asciiTheme="minorBidi" w:eastAsia="Arial" w:hAnsiTheme="minorBidi"/>
          <w:sz w:val="24"/>
          <w:szCs w:val="24"/>
        </w:rPr>
      </w:pPr>
      <w:r w:rsidRPr="00E856A4">
        <w:rPr>
          <w:rFonts w:asciiTheme="minorBidi" w:eastAsia="Arial" w:hAnsiTheme="minorBidi"/>
          <w:sz w:val="24"/>
          <w:szCs w:val="24"/>
        </w:rPr>
        <w:t>Covariance Model run for alpha = 0.05</w:t>
      </w:r>
    </w:p>
    <w:p w14:paraId="61FA9999" w14:textId="5C83FDCB" w:rsidR="7D9212F8" w:rsidRPr="00E856A4" w:rsidRDefault="7D9212F8" w:rsidP="3CC040C7">
      <w:pPr>
        <w:spacing w:line="360" w:lineRule="auto"/>
        <w:rPr>
          <w:rFonts w:asciiTheme="minorBidi" w:eastAsia="Arial" w:hAnsiTheme="minorBidi"/>
          <w:sz w:val="24"/>
          <w:szCs w:val="24"/>
        </w:rPr>
      </w:pPr>
      <w:r w:rsidRPr="00E856A4">
        <w:rPr>
          <w:rFonts w:asciiTheme="minorBidi" w:hAnsiTheme="minorBidi"/>
          <w:sz w:val="24"/>
          <w:szCs w:val="24"/>
        </w:rPr>
        <w:br/>
      </w:r>
    </w:p>
    <w:p w14:paraId="5C294721" w14:textId="2622E190"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101A60BB" wp14:editId="1C309CDA">
            <wp:extent cx="5286375" cy="7858125"/>
            <wp:effectExtent l="0" t="0" r="0" b="0"/>
            <wp:docPr id="672840214" name="Picture 67284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86375" cy="7858125"/>
                    </a:xfrm>
                    <a:prstGeom prst="rect">
                      <a:avLst/>
                    </a:prstGeom>
                  </pic:spPr>
                </pic:pic>
              </a:graphicData>
            </a:graphic>
          </wp:inline>
        </w:drawing>
      </w:r>
    </w:p>
    <w:p w14:paraId="429D2A9C" w14:textId="243BAED6"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lastRenderedPageBreak/>
        <w:br/>
      </w:r>
    </w:p>
    <w:p w14:paraId="33BDEA41" w14:textId="55571D20" w:rsidR="7D9212F8" w:rsidRDefault="7D9212F8" w:rsidP="7D9212F8">
      <w:pPr>
        <w:spacing w:line="360" w:lineRule="auto"/>
        <w:rPr>
          <w:ins w:id="182" w:author="KEWON Deborah" w:date="2019-03-16T14:00:00Z"/>
          <w:rFonts w:asciiTheme="minorBidi" w:eastAsia="Arial" w:hAnsiTheme="minorBidi"/>
          <w:sz w:val="24"/>
          <w:szCs w:val="24"/>
        </w:rPr>
      </w:pPr>
      <w:r w:rsidRPr="00E856A4">
        <w:rPr>
          <w:rFonts w:asciiTheme="minorBidi" w:hAnsiTheme="minorBidi"/>
          <w:noProof/>
          <w:sz w:val="24"/>
          <w:szCs w:val="24"/>
        </w:rPr>
        <w:drawing>
          <wp:inline distT="0" distB="0" distL="0" distR="0" wp14:anchorId="5181085D" wp14:editId="7759D121">
            <wp:extent cx="5067298" cy="2047875"/>
            <wp:effectExtent l="0" t="0" r="0" b="0"/>
            <wp:docPr id="417902011" name="Picture 41790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67298" cy="2047875"/>
                    </a:xfrm>
                    <a:prstGeom prst="rect">
                      <a:avLst/>
                    </a:prstGeom>
                  </pic:spPr>
                </pic:pic>
              </a:graphicData>
            </a:graphic>
          </wp:inline>
        </w:drawing>
      </w:r>
    </w:p>
    <w:p w14:paraId="542669B3" w14:textId="77777777" w:rsidR="00E3076B" w:rsidRPr="00E856A4" w:rsidRDefault="00E3076B" w:rsidP="7D9212F8">
      <w:pPr>
        <w:spacing w:line="360" w:lineRule="auto"/>
        <w:rPr>
          <w:rFonts w:asciiTheme="minorBidi" w:eastAsia="Arial" w:hAnsiTheme="minorBidi"/>
          <w:sz w:val="24"/>
          <w:szCs w:val="24"/>
        </w:rPr>
      </w:pPr>
    </w:p>
    <w:p w14:paraId="6F24049E" w14:textId="52E7BDDC" w:rsidR="7D9212F8" w:rsidRPr="00E856A4" w:rsidRDefault="3CC040C7" w:rsidP="3CC040C7">
      <w:pPr>
        <w:spacing w:line="360" w:lineRule="auto"/>
        <w:rPr>
          <w:rFonts w:asciiTheme="minorBidi" w:eastAsia="Arial" w:hAnsiTheme="minorBidi"/>
          <w:b/>
          <w:bCs/>
          <w:sz w:val="24"/>
          <w:szCs w:val="24"/>
        </w:rPr>
      </w:pPr>
      <w:r w:rsidRPr="00E856A4">
        <w:rPr>
          <w:rFonts w:asciiTheme="minorBidi" w:eastAsia="Arial" w:hAnsiTheme="minorBidi"/>
          <w:b/>
          <w:bCs/>
          <w:sz w:val="24"/>
          <w:szCs w:val="24"/>
        </w:rPr>
        <w:t xml:space="preserve">Index and Symbol Table </w:t>
      </w:r>
      <w:del w:id="183" w:author="KEWON Deborah" w:date="2019-03-16T14:00:00Z">
        <w:r w:rsidRPr="00E856A4" w:rsidDel="00E3076B">
          <w:rPr>
            <w:rFonts w:asciiTheme="minorBidi" w:eastAsia="Arial" w:hAnsiTheme="minorBidi"/>
            <w:b/>
            <w:bCs/>
            <w:sz w:val="24"/>
            <w:szCs w:val="24"/>
          </w:rPr>
          <w:delText>(</w:delText>
        </w:r>
        <w:r w:rsidRPr="00E856A4" w:rsidDel="00E3076B">
          <w:rPr>
            <w:rFonts w:asciiTheme="minorBidi" w:eastAsia="Arial" w:hAnsiTheme="minorBidi"/>
            <w:b/>
            <w:bCs/>
            <w:color w:val="FF0000"/>
            <w:sz w:val="24"/>
            <w:szCs w:val="24"/>
          </w:rPr>
          <w:delText>It looks in 4 columns in Word desktop version</w:delText>
        </w:r>
        <w:r w:rsidRPr="00E856A4" w:rsidDel="00E3076B">
          <w:rPr>
            <w:rFonts w:asciiTheme="minorBidi" w:eastAsia="Arial" w:hAnsiTheme="minorBidi"/>
            <w:b/>
            <w:bCs/>
            <w:sz w:val="24"/>
            <w:szCs w:val="24"/>
          </w:rPr>
          <w:delText>)</w:delText>
        </w:r>
      </w:del>
    </w:p>
    <w:p w14:paraId="6ABAE858" w14:textId="77777777" w:rsidR="0053595F" w:rsidRPr="00E856A4" w:rsidRDefault="0053595F" w:rsidP="0009075B">
      <w:pPr>
        <w:jc w:val="center"/>
        <w:rPr>
          <w:rFonts w:asciiTheme="minorBidi" w:eastAsia="Times New Roman" w:hAnsiTheme="minorBidi"/>
          <w:b/>
          <w:bCs/>
          <w:color w:val="FFFFFF"/>
          <w:sz w:val="24"/>
          <w:szCs w:val="24"/>
        </w:rPr>
        <w:sectPr w:rsidR="0053595F" w:rsidRPr="00E856A4" w:rsidSect="00986CA7">
          <w:footerReference w:type="even" r:id="rId28"/>
          <w:footerReference w:type="default" r:id="rId29"/>
          <w:pgSz w:w="12240" w:h="15840"/>
          <w:pgMar w:top="540" w:right="1440" w:bottom="720" w:left="1440" w:header="720" w:footer="720" w:gutter="0"/>
          <w:cols w:space="720"/>
          <w:docGrid w:linePitch="360"/>
        </w:sectPr>
      </w:pPr>
    </w:p>
    <w:tbl>
      <w:tblPr>
        <w:tblStyle w:val="GridTable4-Accent5"/>
        <w:tblW w:w="2060" w:type="dxa"/>
        <w:jc w:val="center"/>
        <w:tblLook w:val="04A0" w:firstRow="1" w:lastRow="0" w:firstColumn="1" w:lastColumn="0" w:noHBand="0" w:noVBand="1"/>
      </w:tblPr>
      <w:tblGrid>
        <w:gridCol w:w="860"/>
        <w:gridCol w:w="1200"/>
      </w:tblGrid>
      <w:tr w:rsidR="0053595F" w:rsidRPr="00E856A4" w14:paraId="39000A2A" w14:textId="77777777" w:rsidTr="3CC040C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0921DDC" w14:textId="730A3C5E" w:rsidR="0053595F" w:rsidRPr="00E856A4" w:rsidRDefault="3CC040C7" w:rsidP="0009075B">
            <w:pPr>
              <w:jc w:val="center"/>
              <w:rPr>
                <w:rFonts w:asciiTheme="minorBidi" w:eastAsia="Times New Roman" w:hAnsiTheme="minorBidi"/>
                <w:color w:val="FFFFFF"/>
                <w:sz w:val="24"/>
                <w:szCs w:val="24"/>
              </w:rPr>
            </w:pPr>
            <w:r w:rsidRPr="00E856A4">
              <w:rPr>
                <w:rFonts w:asciiTheme="minorBidi" w:eastAsia="Times New Roman" w:hAnsiTheme="minorBidi"/>
                <w:sz w:val="24"/>
                <w:szCs w:val="24"/>
              </w:rPr>
              <w:lastRenderedPageBreak/>
              <w:t>Index</w:t>
            </w:r>
          </w:p>
        </w:tc>
        <w:tc>
          <w:tcPr>
            <w:tcW w:w="1200" w:type="dxa"/>
            <w:noWrap/>
            <w:hideMark/>
          </w:tcPr>
          <w:p w14:paraId="00904051" w14:textId="77777777" w:rsidR="0053595F" w:rsidRPr="00E856A4" w:rsidRDefault="3CC040C7" w:rsidP="0009075B">
            <w:pP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color w:val="FFFFFF"/>
                <w:sz w:val="24"/>
                <w:szCs w:val="24"/>
              </w:rPr>
            </w:pPr>
            <w:r w:rsidRPr="00E856A4">
              <w:rPr>
                <w:rFonts w:asciiTheme="minorBidi" w:eastAsia="Times New Roman" w:hAnsiTheme="minorBidi"/>
                <w:sz w:val="24"/>
                <w:szCs w:val="24"/>
              </w:rPr>
              <w:t>Symbol</w:t>
            </w:r>
          </w:p>
        </w:tc>
      </w:tr>
      <w:tr w:rsidR="0053595F" w:rsidRPr="00E856A4" w14:paraId="2491598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192CF1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w:t>
            </w:r>
          </w:p>
        </w:tc>
        <w:tc>
          <w:tcPr>
            <w:tcW w:w="1200" w:type="dxa"/>
            <w:noWrap/>
            <w:hideMark/>
          </w:tcPr>
          <w:p w14:paraId="081EE70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EWL</w:t>
            </w:r>
          </w:p>
        </w:tc>
      </w:tr>
      <w:tr w:rsidR="0053595F" w:rsidRPr="00E856A4" w14:paraId="076B9E2B"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7233D3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w:t>
            </w:r>
          </w:p>
        </w:tc>
        <w:tc>
          <w:tcPr>
            <w:tcW w:w="1200" w:type="dxa"/>
            <w:noWrap/>
            <w:hideMark/>
          </w:tcPr>
          <w:p w14:paraId="1DEF7BC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SKF</w:t>
            </w:r>
          </w:p>
        </w:tc>
      </w:tr>
      <w:tr w:rsidR="0053595F" w:rsidRPr="00E856A4" w14:paraId="59B573E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69F7F2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w:t>
            </w:r>
          </w:p>
        </w:tc>
        <w:tc>
          <w:tcPr>
            <w:tcW w:w="1200" w:type="dxa"/>
            <w:noWrap/>
            <w:hideMark/>
          </w:tcPr>
          <w:p w14:paraId="6FDF045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HMY</w:t>
            </w:r>
          </w:p>
        </w:tc>
      </w:tr>
      <w:tr w:rsidR="0053595F" w:rsidRPr="00E856A4" w14:paraId="323D5CC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12BAB0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w:t>
            </w:r>
          </w:p>
        </w:tc>
        <w:tc>
          <w:tcPr>
            <w:tcW w:w="1200" w:type="dxa"/>
            <w:noWrap/>
            <w:hideMark/>
          </w:tcPr>
          <w:p w14:paraId="234BE92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TOK</w:t>
            </w:r>
          </w:p>
        </w:tc>
      </w:tr>
      <w:tr w:rsidR="0053595F" w:rsidRPr="00E856A4" w14:paraId="4789232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71E358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w:t>
            </w:r>
          </w:p>
        </w:tc>
        <w:tc>
          <w:tcPr>
            <w:tcW w:w="1200" w:type="dxa"/>
            <w:noWrap/>
            <w:hideMark/>
          </w:tcPr>
          <w:p w14:paraId="5CF8956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VECO</w:t>
            </w:r>
          </w:p>
        </w:tc>
      </w:tr>
      <w:tr w:rsidR="0053595F" w:rsidRPr="00E856A4" w14:paraId="46F6136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317787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w:t>
            </w:r>
          </w:p>
        </w:tc>
        <w:tc>
          <w:tcPr>
            <w:tcW w:w="1200" w:type="dxa"/>
            <w:noWrap/>
            <w:hideMark/>
          </w:tcPr>
          <w:p w14:paraId="66758ED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ALLY.A</w:t>
            </w:r>
          </w:p>
        </w:tc>
      </w:tr>
      <w:tr w:rsidR="0053595F" w:rsidRPr="00E856A4" w14:paraId="621DD61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952C72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w:t>
            </w:r>
          </w:p>
        </w:tc>
        <w:tc>
          <w:tcPr>
            <w:tcW w:w="1200" w:type="dxa"/>
            <w:noWrap/>
            <w:hideMark/>
          </w:tcPr>
          <w:p w14:paraId="27AE3B1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KBWB</w:t>
            </w:r>
          </w:p>
        </w:tc>
      </w:tr>
      <w:tr w:rsidR="0053595F" w:rsidRPr="00E856A4" w14:paraId="3D3B6C5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DAB306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w:t>
            </w:r>
          </w:p>
        </w:tc>
        <w:tc>
          <w:tcPr>
            <w:tcW w:w="1200" w:type="dxa"/>
            <w:noWrap/>
            <w:hideMark/>
          </w:tcPr>
          <w:p w14:paraId="1B6CEFE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TOT</w:t>
            </w:r>
          </w:p>
        </w:tc>
      </w:tr>
      <w:tr w:rsidR="0053595F" w:rsidRPr="00E856A4" w14:paraId="1BE6679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BB945F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w:t>
            </w:r>
          </w:p>
        </w:tc>
        <w:tc>
          <w:tcPr>
            <w:tcW w:w="1200" w:type="dxa"/>
            <w:noWrap/>
            <w:hideMark/>
          </w:tcPr>
          <w:p w14:paraId="7DBECDB4"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LEE</w:t>
            </w:r>
          </w:p>
        </w:tc>
      </w:tr>
      <w:tr w:rsidR="0053595F" w:rsidRPr="00E856A4" w14:paraId="19AA2AE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12075E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w:t>
            </w:r>
          </w:p>
        </w:tc>
        <w:tc>
          <w:tcPr>
            <w:tcW w:w="1200" w:type="dxa"/>
            <w:noWrap/>
            <w:hideMark/>
          </w:tcPr>
          <w:p w14:paraId="0557F04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IIF</w:t>
            </w:r>
          </w:p>
        </w:tc>
      </w:tr>
      <w:tr w:rsidR="0053595F" w:rsidRPr="00E856A4" w14:paraId="251602CB"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03D194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w:t>
            </w:r>
          </w:p>
        </w:tc>
        <w:tc>
          <w:tcPr>
            <w:tcW w:w="1200" w:type="dxa"/>
            <w:noWrap/>
            <w:hideMark/>
          </w:tcPr>
          <w:p w14:paraId="3300144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VGM</w:t>
            </w:r>
          </w:p>
        </w:tc>
      </w:tr>
      <w:tr w:rsidR="0053595F" w:rsidRPr="00E856A4" w14:paraId="37299F5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875DEE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12</w:t>
            </w:r>
          </w:p>
        </w:tc>
        <w:tc>
          <w:tcPr>
            <w:tcW w:w="1200" w:type="dxa"/>
            <w:noWrap/>
            <w:hideMark/>
          </w:tcPr>
          <w:p w14:paraId="3CF5A78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IGHG</w:t>
            </w:r>
          </w:p>
        </w:tc>
      </w:tr>
      <w:tr w:rsidR="0053595F" w:rsidRPr="00E856A4" w14:paraId="6A15C7A9"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2D1D11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13</w:t>
            </w:r>
          </w:p>
        </w:tc>
        <w:tc>
          <w:tcPr>
            <w:tcW w:w="1200" w:type="dxa"/>
            <w:noWrap/>
            <w:hideMark/>
          </w:tcPr>
          <w:p w14:paraId="5650854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PAA</w:t>
            </w:r>
          </w:p>
        </w:tc>
      </w:tr>
      <w:tr w:rsidR="0053595F" w:rsidRPr="00E856A4" w14:paraId="26D5B1E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0999A8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14</w:t>
            </w:r>
          </w:p>
        </w:tc>
        <w:tc>
          <w:tcPr>
            <w:tcW w:w="1200" w:type="dxa"/>
            <w:noWrap/>
            <w:hideMark/>
          </w:tcPr>
          <w:p w14:paraId="7FCAEC3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MBG</w:t>
            </w:r>
          </w:p>
        </w:tc>
      </w:tr>
      <w:tr w:rsidR="0053595F" w:rsidRPr="00E856A4" w14:paraId="69BE71B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F16F1B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15</w:t>
            </w:r>
          </w:p>
        </w:tc>
        <w:tc>
          <w:tcPr>
            <w:tcW w:w="1200" w:type="dxa"/>
            <w:noWrap/>
            <w:hideMark/>
          </w:tcPr>
          <w:p w14:paraId="5E43CA8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BGT</w:t>
            </w:r>
          </w:p>
        </w:tc>
      </w:tr>
      <w:tr w:rsidR="0053595F" w:rsidRPr="00E856A4" w14:paraId="221004E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A1E5CC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16</w:t>
            </w:r>
          </w:p>
        </w:tc>
        <w:tc>
          <w:tcPr>
            <w:tcW w:w="1200" w:type="dxa"/>
            <w:noWrap/>
            <w:hideMark/>
          </w:tcPr>
          <w:p w14:paraId="09DA984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TLK</w:t>
            </w:r>
          </w:p>
        </w:tc>
      </w:tr>
      <w:tr w:rsidR="0053595F" w:rsidRPr="00E856A4" w14:paraId="76B6496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B97EA9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17</w:t>
            </w:r>
          </w:p>
        </w:tc>
        <w:tc>
          <w:tcPr>
            <w:tcW w:w="1200" w:type="dxa"/>
            <w:noWrap/>
            <w:hideMark/>
          </w:tcPr>
          <w:p w14:paraId="6E0FFEF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DZZ</w:t>
            </w:r>
          </w:p>
        </w:tc>
      </w:tr>
      <w:tr w:rsidR="0053595F" w:rsidRPr="00E856A4" w14:paraId="4A45027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A2C2E9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18</w:t>
            </w:r>
          </w:p>
        </w:tc>
        <w:tc>
          <w:tcPr>
            <w:tcW w:w="1200" w:type="dxa"/>
            <w:noWrap/>
            <w:hideMark/>
          </w:tcPr>
          <w:p w14:paraId="1C036BA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ALL.D</w:t>
            </w:r>
          </w:p>
        </w:tc>
      </w:tr>
      <w:tr w:rsidR="0053595F" w:rsidRPr="00E856A4" w14:paraId="3633198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47C563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19</w:t>
            </w:r>
          </w:p>
        </w:tc>
        <w:tc>
          <w:tcPr>
            <w:tcW w:w="1200" w:type="dxa"/>
            <w:noWrap/>
            <w:hideMark/>
          </w:tcPr>
          <w:p w14:paraId="410349C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FNK</w:t>
            </w:r>
          </w:p>
        </w:tc>
      </w:tr>
      <w:tr w:rsidR="0053595F" w:rsidRPr="00E856A4" w14:paraId="2944963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16865D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20</w:t>
            </w:r>
          </w:p>
        </w:tc>
        <w:tc>
          <w:tcPr>
            <w:tcW w:w="1200" w:type="dxa"/>
            <w:noWrap/>
            <w:hideMark/>
          </w:tcPr>
          <w:p w14:paraId="7D18536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UTL</w:t>
            </w:r>
          </w:p>
        </w:tc>
      </w:tr>
      <w:tr w:rsidR="0053595F" w:rsidRPr="00E856A4" w14:paraId="1F4CA77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744C43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21</w:t>
            </w:r>
          </w:p>
        </w:tc>
        <w:tc>
          <w:tcPr>
            <w:tcW w:w="1200" w:type="dxa"/>
            <w:noWrap/>
            <w:hideMark/>
          </w:tcPr>
          <w:p w14:paraId="3428E10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SYNL</w:t>
            </w:r>
          </w:p>
        </w:tc>
      </w:tr>
      <w:tr w:rsidR="0053595F" w:rsidRPr="00E856A4" w14:paraId="0BE6B2D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AC1AB1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22</w:t>
            </w:r>
          </w:p>
        </w:tc>
        <w:tc>
          <w:tcPr>
            <w:tcW w:w="1200" w:type="dxa"/>
            <w:noWrap/>
            <w:hideMark/>
          </w:tcPr>
          <w:p w14:paraId="52CC8A6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PAGP</w:t>
            </w:r>
          </w:p>
        </w:tc>
      </w:tr>
      <w:tr w:rsidR="0053595F" w:rsidRPr="00E856A4" w14:paraId="628E158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C66B92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23</w:t>
            </w:r>
          </w:p>
        </w:tc>
        <w:tc>
          <w:tcPr>
            <w:tcW w:w="1200" w:type="dxa"/>
            <w:noWrap/>
            <w:hideMark/>
          </w:tcPr>
          <w:p w14:paraId="7BD9834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NCI</w:t>
            </w:r>
          </w:p>
        </w:tc>
      </w:tr>
      <w:tr w:rsidR="0053595F" w:rsidRPr="00E856A4" w14:paraId="72725F3C"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FDCDB0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24</w:t>
            </w:r>
          </w:p>
        </w:tc>
        <w:tc>
          <w:tcPr>
            <w:tcW w:w="1200" w:type="dxa"/>
            <w:noWrap/>
            <w:hideMark/>
          </w:tcPr>
          <w:p w14:paraId="56CC30A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VOYA</w:t>
            </w:r>
          </w:p>
        </w:tc>
      </w:tr>
      <w:tr w:rsidR="0053595F" w:rsidRPr="00E856A4" w14:paraId="209E50F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8BC7D5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25</w:t>
            </w:r>
          </w:p>
        </w:tc>
        <w:tc>
          <w:tcPr>
            <w:tcW w:w="1200" w:type="dxa"/>
            <w:noWrap/>
            <w:hideMark/>
          </w:tcPr>
          <w:p w14:paraId="6220D52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NS</w:t>
            </w:r>
          </w:p>
        </w:tc>
      </w:tr>
      <w:tr w:rsidR="0053595F" w:rsidRPr="00E856A4" w14:paraId="624A425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4953A7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lastRenderedPageBreak/>
              <w:t> 26</w:t>
            </w:r>
          </w:p>
        </w:tc>
        <w:tc>
          <w:tcPr>
            <w:tcW w:w="1200" w:type="dxa"/>
            <w:noWrap/>
            <w:hideMark/>
          </w:tcPr>
          <w:p w14:paraId="1BF00706"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PFLT</w:t>
            </w:r>
          </w:p>
        </w:tc>
      </w:tr>
      <w:tr w:rsidR="0053595F" w:rsidRPr="00E856A4" w14:paraId="5EC7432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5DF5F7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27</w:t>
            </w:r>
          </w:p>
        </w:tc>
        <w:tc>
          <w:tcPr>
            <w:tcW w:w="1200" w:type="dxa"/>
            <w:noWrap/>
            <w:hideMark/>
          </w:tcPr>
          <w:p w14:paraId="755F297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JQC</w:t>
            </w:r>
          </w:p>
        </w:tc>
      </w:tr>
      <w:tr w:rsidR="0053595F" w:rsidRPr="00E856A4" w14:paraId="523A59D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D68F9F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28</w:t>
            </w:r>
          </w:p>
        </w:tc>
        <w:tc>
          <w:tcPr>
            <w:tcW w:w="1200" w:type="dxa"/>
            <w:noWrap/>
            <w:hideMark/>
          </w:tcPr>
          <w:p w14:paraId="5F4AC37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MCY</w:t>
            </w:r>
          </w:p>
        </w:tc>
      </w:tr>
      <w:tr w:rsidR="0053595F" w:rsidRPr="00E856A4" w14:paraId="234E46F9"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39484B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29</w:t>
            </w:r>
          </w:p>
        </w:tc>
        <w:tc>
          <w:tcPr>
            <w:tcW w:w="1200" w:type="dxa"/>
            <w:noWrap/>
            <w:hideMark/>
          </w:tcPr>
          <w:p w14:paraId="13B50A0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ERIE</w:t>
            </w:r>
          </w:p>
        </w:tc>
      </w:tr>
      <w:tr w:rsidR="0053595F" w:rsidRPr="00E856A4" w14:paraId="22CAF48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D057A2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30</w:t>
            </w:r>
          </w:p>
        </w:tc>
        <w:tc>
          <w:tcPr>
            <w:tcW w:w="1200" w:type="dxa"/>
            <w:noWrap/>
            <w:hideMark/>
          </w:tcPr>
          <w:p w14:paraId="262CE146"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BYD</w:t>
            </w:r>
          </w:p>
        </w:tc>
      </w:tr>
      <w:tr w:rsidR="0053595F" w:rsidRPr="00E856A4" w14:paraId="2674B2F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F12A39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31</w:t>
            </w:r>
          </w:p>
        </w:tc>
        <w:tc>
          <w:tcPr>
            <w:tcW w:w="1200" w:type="dxa"/>
            <w:noWrap/>
            <w:hideMark/>
          </w:tcPr>
          <w:p w14:paraId="691A066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UCFC</w:t>
            </w:r>
          </w:p>
        </w:tc>
      </w:tr>
      <w:tr w:rsidR="0053595F" w:rsidRPr="00E856A4" w14:paraId="3B9AD17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602E99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32</w:t>
            </w:r>
          </w:p>
        </w:tc>
        <w:tc>
          <w:tcPr>
            <w:tcW w:w="1200" w:type="dxa"/>
            <w:noWrap/>
            <w:hideMark/>
          </w:tcPr>
          <w:p w14:paraId="18C7948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SUNW</w:t>
            </w:r>
          </w:p>
        </w:tc>
      </w:tr>
      <w:tr w:rsidR="0053595F" w:rsidRPr="00E856A4" w14:paraId="4AFC88CB"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D63BAA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33</w:t>
            </w:r>
          </w:p>
        </w:tc>
        <w:tc>
          <w:tcPr>
            <w:tcW w:w="1200" w:type="dxa"/>
            <w:noWrap/>
            <w:hideMark/>
          </w:tcPr>
          <w:p w14:paraId="35FD218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ONCY</w:t>
            </w:r>
          </w:p>
        </w:tc>
      </w:tr>
      <w:tr w:rsidR="0053595F" w:rsidRPr="00E856A4" w14:paraId="026D56C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518AF8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34</w:t>
            </w:r>
          </w:p>
        </w:tc>
        <w:tc>
          <w:tcPr>
            <w:tcW w:w="1200" w:type="dxa"/>
            <w:noWrap/>
            <w:hideMark/>
          </w:tcPr>
          <w:p w14:paraId="2F12E1C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RJI</w:t>
            </w:r>
          </w:p>
        </w:tc>
      </w:tr>
      <w:tr w:rsidR="0053595F" w:rsidRPr="00E856A4" w14:paraId="3105B37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7A7F4C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35</w:t>
            </w:r>
          </w:p>
        </w:tc>
        <w:tc>
          <w:tcPr>
            <w:tcW w:w="1200" w:type="dxa"/>
            <w:noWrap/>
            <w:hideMark/>
          </w:tcPr>
          <w:p w14:paraId="41673FC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AFT</w:t>
            </w:r>
          </w:p>
        </w:tc>
      </w:tr>
      <w:tr w:rsidR="0053595F" w:rsidRPr="00E856A4" w14:paraId="362004C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2C1D83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36</w:t>
            </w:r>
          </w:p>
        </w:tc>
        <w:tc>
          <w:tcPr>
            <w:tcW w:w="1200" w:type="dxa"/>
            <w:noWrap/>
            <w:hideMark/>
          </w:tcPr>
          <w:p w14:paraId="21904126"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IGI</w:t>
            </w:r>
          </w:p>
        </w:tc>
      </w:tr>
      <w:tr w:rsidR="0053595F" w:rsidRPr="00E856A4" w14:paraId="14C3DDB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563319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37</w:t>
            </w:r>
          </w:p>
        </w:tc>
        <w:tc>
          <w:tcPr>
            <w:tcW w:w="1200" w:type="dxa"/>
            <w:noWrap/>
            <w:hideMark/>
          </w:tcPr>
          <w:p w14:paraId="497125C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PSA.W</w:t>
            </w:r>
          </w:p>
        </w:tc>
      </w:tr>
      <w:tr w:rsidR="0053595F" w:rsidRPr="00E856A4" w14:paraId="63E2865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91CE6A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38</w:t>
            </w:r>
          </w:p>
        </w:tc>
        <w:tc>
          <w:tcPr>
            <w:tcW w:w="1200" w:type="dxa"/>
            <w:noWrap/>
            <w:hideMark/>
          </w:tcPr>
          <w:p w14:paraId="24C9919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CPL</w:t>
            </w:r>
          </w:p>
        </w:tc>
      </w:tr>
      <w:tr w:rsidR="0053595F" w:rsidRPr="00E856A4" w14:paraId="13878D8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449DFC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39</w:t>
            </w:r>
          </w:p>
        </w:tc>
        <w:tc>
          <w:tcPr>
            <w:tcW w:w="1200" w:type="dxa"/>
            <w:noWrap/>
            <w:hideMark/>
          </w:tcPr>
          <w:p w14:paraId="211A930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EXG</w:t>
            </w:r>
          </w:p>
        </w:tc>
      </w:tr>
      <w:tr w:rsidR="0053595F" w:rsidRPr="00E856A4" w14:paraId="53387C1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24D0B9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40</w:t>
            </w:r>
          </w:p>
        </w:tc>
        <w:tc>
          <w:tcPr>
            <w:tcW w:w="1200" w:type="dxa"/>
            <w:noWrap/>
            <w:hideMark/>
          </w:tcPr>
          <w:p w14:paraId="70C1BB3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CXO</w:t>
            </w:r>
          </w:p>
        </w:tc>
      </w:tr>
      <w:tr w:rsidR="0053595F" w:rsidRPr="00E856A4" w14:paraId="5C35BB0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8FD0D9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41</w:t>
            </w:r>
          </w:p>
        </w:tc>
        <w:tc>
          <w:tcPr>
            <w:tcW w:w="1200" w:type="dxa"/>
            <w:noWrap/>
            <w:hideMark/>
          </w:tcPr>
          <w:p w14:paraId="5EFE48A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BVN</w:t>
            </w:r>
          </w:p>
        </w:tc>
      </w:tr>
      <w:tr w:rsidR="0053595F" w:rsidRPr="00E856A4" w14:paraId="22CB047B"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454FAA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42</w:t>
            </w:r>
          </w:p>
        </w:tc>
        <w:tc>
          <w:tcPr>
            <w:tcW w:w="1200" w:type="dxa"/>
            <w:noWrap/>
            <w:hideMark/>
          </w:tcPr>
          <w:p w14:paraId="1B1F820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HAO</w:t>
            </w:r>
          </w:p>
        </w:tc>
      </w:tr>
      <w:tr w:rsidR="0053595F" w:rsidRPr="00E856A4" w14:paraId="75BD5D3B"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177AB4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43</w:t>
            </w:r>
          </w:p>
        </w:tc>
        <w:tc>
          <w:tcPr>
            <w:tcW w:w="1200" w:type="dxa"/>
            <w:noWrap/>
            <w:hideMark/>
          </w:tcPr>
          <w:p w14:paraId="46F3101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GXC</w:t>
            </w:r>
          </w:p>
        </w:tc>
      </w:tr>
      <w:tr w:rsidR="0053595F" w:rsidRPr="00E856A4" w14:paraId="24E1886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CAE8B9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44</w:t>
            </w:r>
          </w:p>
        </w:tc>
        <w:tc>
          <w:tcPr>
            <w:tcW w:w="1200" w:type="dxa"/>
            <w:noWrap/>
            <w:hideMark/>
          </w:tcPr>
          <w:p w14:paraId="4F2DA36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FXN</w:t>
            </w:r>
          </w:p>
        </w:tc>
      </w:tr>
      <w:tr w:rsidR="0053595F" w:rsidRPr="00E856A4" w14:paraId="3316EE37"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B3A617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45</w:t>
            </w:r>
          </w:p>
        </w:tc>
        <w:tc>
          <w:tcPr>
            <w:tcW w:w="1200" w:type="dxa"/>
            <w:noWrap/>
            <w:hideMark/>
          </w:tcPr>
          <w:p w14:paraId="09B9AC6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VKI</w:t>
            </w:r>
          </w:p>
        </w:tc>
      </w:tr>
      <w:tr w:rsidR="0053595F" w:rsidRPr="00E856A4" w14:paraId="1B9A7FF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1BD79D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46</w:t>
            </w:r>
          </w:p>
        </w:tc>
        <w:tc>
          <w:tcPr>
            <w:tcW w:w="1200" w:type="dxa"/>
            <w:noWrap/>
            <w:hideMark/>
          </w:tcPr>
          <w:p w14:paraId="2CF7057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BSJJ</w:t>
            </w:r>
          </w:p>
        </w:tc>
      </w:tr>
      <w:tr w:rsidR="0053595F" w:rsidRPr="00E856A4" w14:paraId="3212B06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12B6A9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47</w:t>
            </w:r>
          </w:p>
        </w:tc>
        <w:tc>
          <w:tcPr>
            <w:tcW w:w="1200" w:type="dxa"/>
            <w:noWrap/>
            <w:hideMark/>
          </w:tcPr>
          <w:p w14:paraId="49A3F59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CVS</w:t>
            </w:r>
          </w:p>
        </w:tc>
      </w:tr>
      <w:tr w:rsidR="0053595F" w:rsidRPr="00E856A4" w14:paraId="5908797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206188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48</w:t>
            </w:r>
          </w:p>
        </w:tc>
        <w:tc>
          <w:tcPr>
            <w:tcW w:w="1200" w:type="dxa"/>
            <w:noWrap/>
            <w:hideMark/>
          </w:tcPr>
          <w:p w14:paraId="0EE7432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HST</w:t>
            </w:r>
          </w:p>
        </w:tc>
      </w:tr>
      <w:tr w:rsidR="0053595F" w:rsidRPr="00E856A4" w14:paraId="357738F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529014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49</w:t>
            </w:r>
          </w:p>
        </w:tc>
        <w:tc>
          <w:tcPr>
            <w:tcW w:w="1200" w:type="dxa"/>
            <w:noWrap/>
            <w:hideMark/>
          </w:tcPr>
          <w:p w14:paraId="0122F75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w:t>
            </w:r>
          </w:p>
        </w:tc>
      </w:tr>
      <w:tr w:rsidR="0053595F" w:rsidRPr="00E856A4" w14:paraId="5559FD7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9D23C3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50</w:t>
            </w:r>
          </w:p>
        </w:tc>
        <w:tc>
          <w:tcPr>
            <w:tcW w:w="1200" w:type="dxa"/>
            <w:noWrap/>
            <w:hideMark/>
          </w:tcPr>
          <w:p w14:paraId="515C19E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SBAC</w:t>
            </w:r>
          </w:p>
        </w:tc>
      </w:tr>
      <w:tr w:rsidR="0053595F" w:rsidRPr="00E856A4" w14:paraId="38D887C7"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85EB76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51</w:t>
            </w:r>
          </w:p>
        </w:tc>
        <w:tc>
          <w:tcPr>
            <w:tcW w:w="1200" w:type="dxa"/>
            <w:noWrap/>
            <w:hideMark/>
          </w:tcPr>
          <w:p w14:paraId="64AF6C3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WAFD</w:t>
            </w:r>
          </w:p>
        </w:tc>
      </w:tr>
      <w:tr w:rsidR="0053595F" w:rsidRPr="00E856A4" w14:paraId="0D23901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5DD9D6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lastRenderedPageBreak/>
              <w:t> 52</w:t>
            </w:r>
          </w:p>
        </w:tc>
        <w:tc>
          <w:tcPr>
            <w:tcW w:w="1200" w:type="dxa"/>
            <w:noWrap/>
            <w:hideMark/>
          </w:tcPr>
          <w:p w14:paraId="01ED716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HI</w:t>
            </w:r>
          </w:p>
        </w:tc>
      </w:tr>
      <w:tr w:rsidR="0053595F" w:rsidRPr="00E856A4" w14:paraId="1BA5EEE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85AE9B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53</w:t>
            </w:r>
          </w:p>
        </w:tc>
        <w:tc>
          <w:tcPr>
            <w:tcW w:w="1200" w:type="dxa"/>
            <w:noWrap/>
            <w:hideMark/>
          </w:tcPr>
          <w:p w14:paraId="42C506E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PXMV</w:t>
            </w:r>
          </w:p>
        </w:tc>
      </w:tr>
      <w:tr w:rsidR="0053595F" w:rsidRPr="00E856A4" w14:paraId="4EF4A67C"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7CAA0C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54</w:t>
            </w:r>
          </w:p>
        </w:tc>
        <w:tc>
          <w:tcPr>
            <w:tcW w:w="1200" w:type="dxa"/>
            <w:noWrap/>
            <w:hideMark/>
          </w:tcPr>
          <w:p w14:paraId="4387E1F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BID</w:t>
            </w:r>
          </w:p>
        </w:tc>
      </w:tr>
      <w:tr w:rsidR="0053595F" w:rsidRPr="00E856A4" w14:paraId="447220B1"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AA3B02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55</w:t>
            </w:r>
          </w:p>
        </w:tc>
        <w:tc>
          <w:tcPr>
            <w:tcW w:w="1200" w:type="dxa"/>
            <w:noWrap/>
            <w:hideMark/>
          </w:tcPr>
          <w:p w14:paraId="14A9782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JAZZ</w:t>
            </w:r>
          </w:p>
        </w:tc>
      </w:tr>
      <w:tr w:rsidR="0053595F" w:rsidRPr="00E856A4" w14:paraId="370A191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95D019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56</w:t>
            </w:r>
          </w:p>
        </w:tc>
        <w:tc>
          <w:tcPr>
            <w:tcW w:w="1200" w:type="dxa"/>
            <w:noWrap/>
            <w:hideMark/>
          </w:tcPr>
          <w:p w14:paraId="3011D44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CMG</w:t>
            </w:r>
          </w:p>
        </w:tc>
      </w:tr>
      <w:tr w:rsidR="0053595F" w:rsidRPr="00E856A4" w14:paraId="509E7D8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970502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57</w:t>
            </w:r>
          </w:p>
        </w:tc>
        <w:tc>
          <w:tcPr>
            <w:tcW w:w="1200" w:type="dxa"/>
            <w:noWrap/>
            <w:hideMark/>
          </w:tcPr>
          <w:p w14:paraId="04BFE41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BLRX</w:t>
            </w:r>
          </w:p>
        </w:tc>
      </w:tr>
      <w:tr w:rsidR="0053595F" w:rsidRPr="00E856A4" w14:paraId="610F494C"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B438EB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58</w:t>
            </w:r>
          </w:p>
        </w:tc>
        <w:tc>
          <w:tcPr>
            <w:tcW w:w="1200" w:type="dxa"/>
            <w:noWrap/>
            <w:hideMark/>
          </w:tcPr>
          <w:p w14:paraId="19C621E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PDM</w:t>
            </w:r>
          </w:p>
        </w:tc>
      </w:tr>
      <w:tr w:rsidR="0053595F" w:rsidRPr="00E856A4" w14:paraId="29B25DC9"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27BD32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59</w:t>
            </w:r>
          </w:p>
        </w:tc>
        <w:tc>
          <w:tcPr>
            <w:tcW w:w="1200" w:type="dxa"/>
            <w:noWrap/>
            <w:hideMark/>
          </w:tcPr>
          <w:p w14:paraId="03608A9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SLAB</w:t>
            </w:r>
          </w:p>
        </w:tc>
      </w:tr>
      <w:tr w:rsidR="0053595F" w:rsidRPr="00E856A4" w14:paraId="1AF9B59C"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AC4BD1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60</w:t>
            </w:r>
          </w:p>
        </w:tc>
        <w:tc>
          <w:tcPr>
            <w:tcW w:w="1200" w:type="dxa"/>
            <w:noWrap/>
            <w:hideMark/>
          </w:tcPr>
          <w:p w14:paraId="2895EED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FTR</w:t>
            </w:r>
          </w:p>
        </w:tc>
      </w:tr>
      <w:tr w:rsidR="0053595F" w:rsidRPr="00E856A4" w14:paraId="49D843B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8B8D7E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61</w:t>
            </w:r>
          </w:p>
        </w:tc>
        <w:tc>
          <w:tcPr>
            <w:tcW w:w="1200" w:type="dxa"/>
            <w:noWrap/>
            <w:hideMark/>
          </w:tcPr>
          <w:p w14:paraId="66403FB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MLPX</w:t>
            </w:r>
          </w:p>
        </w:tc>
      </w:tr>
      <w:tr w:rsidR="0053595F" w:rsidRPr="00E856A4" w14:paraId="5CE92CE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8AB8CB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62</w:t>
            </w:r>
          </w:p>
        </w:tc>
        <w:tc>
          <w:tcPr>
            <w:tcW w:w="1200" w:type="dxa"/>
            <w:noWrap/>
            <w:hideMark/>
          </w:tcPr>
          <w:p w14:paraId="38422744"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AUY</w:t>
            </w:r>
          </w:p>
        </w:tc>
      </w:tr>
      <w:tr w:rsidR="0053595F" w:rsidRPr="00E856A4" w14:paraId="02D8D827"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86D560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63</w:t>
            </w:r>
          </w:p>
        </w:tc>
        <w:tc>
          <w:tcPr>
            <w:tcW w:w="1200" w:type="dxa"/>
            <w:noWrap/>
            <w:hideMark/>
          </w:tcPr>
          <w:p w14:paraId="158AA49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USA</w:t>
            </w:r>
          </w:p>
        </w:tc>
      </w:tr>
      <w:tr w:rsidR="0053595F" w:rsidRPr="00E856A4" w14:paraId="0B97987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3E8F27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64</w:t>
            </w:r>
          </w:p>
        </w:tc>
        <w:tc>
          <w:tcPr>
            <w:tcW w:w="1200" w:type="dxa"/>
            <w:noWrap/>
            <w:hideMark/>
          </w:tcPr>
          <w:p w14:paraId="2AAB603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WBC</w:t>
            </w:r>
          </w:p>
        </w:tc>
      </w:tr>
      <w:tr w:rsidR="0053595F" w:rsidRPr="00E856A4" w14:paraId="3AF1D56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1C0EFA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65</w:t>
            </w:r>
          </w:p>
        </w:tc>
        <w:tc>
          <w:tcPr>
            <w:tcW w:w="1200" w:type="dxa"/>
            <w:noWrap/>
            <w:hideMark/>
          </w:tcPr>
          <w:p w14:paraId="71B8005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PTY</w:t>
            </w:r>
          </w:p>
        </w:tc>
      </w:tr>
      <w:tr w:rsidR="0053595F" w:rsidRPr="00E856A4" w14:paraId="5CCF26E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A95D64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66</w:t>
            </w:r>
          </w:p>
        </w:tc>
        <w:tc>
          <w:tcPr>
            <w:tcW w:w="1200" w:type="dxa"/>
            <w:noWrap/>
            <w:hideMark/>
          </w:tcPr>
          <w:p w14:paraId="1149F1D5"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HEP</w:t>
            </w:r>
          </w:p>
        </w:tc>
      </w:tr>
      <w:tr w:rsidR="0053595F" w:rsidRPr="00E856A4" w14:paraId="1050818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2148AC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67</w:t>
            </w:r>
          </w:p>
        </w:tc>
        <w:tc>
          <w:tcPr>
            <w:tcW w:w="1200" w:type="dxa"/>
            <w:noWrap/>
            <w:hideMark/>
          </w:tcPr>
          <w:p w14:paraId="391C5E0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VCSH</w:t>
            </w:r>
          </w:p>
        </w:tc>
      </w:tr>
      <w:tr w:rsidR="0053595F" w:rsidRPr="00E856A4" w14:paraId="211DB67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B84B32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68</w:t>
            </w:r>
          </w:p>
        </w:tc>
        <w:tc>
          <w:tcPr>
            <w:tcW w:w="1200" w:type="dxa"/>
            <w:noWrap/>
            <w:hideMark/>
          </w:tcPr>
          <w:p w14:paraId="2CD922E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TGB</w:t>
            </w:r>
          </w:p>
        </w:tc>
      </w:tr>
      <w:tr w:rsidR="0053595F" w:rsidRPr="00E856A4" w14:paraId="4C4F0F3B"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BECC67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69</w:t>
            </w:r>
          </w:p>
        </w:tc>
        <w:tc>
          <w:tcPr>
            <w:tcW w:w="1200" w:type="dxa"/>
            <w:noWrap/>
            <w:hideMark/>
          </w:tcPr>
          <w:p w14:paraId="1585E28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PM</w:t>
            </w:r>
          </w:p>
        </w:tc>
      </w:tr>
      <w:tr w:rsidR="0053595F" w:rsidRPr="00E856A4" w14:paraId="3F3DFB9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008364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70</w:t>
            </w:r>
          </w:p>
        </w:tc>
        <w:tc>
          <w:tcPr>
            <w:tcW w:w="1200" w:type="dxa"/>
            <w:noWrap/>
            <w:hideMark/>
          </w:tcPr>
          <w:p w14:paraId="2616441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USAC</w:t>
            </w:r>
          </w:p>
        </w:tc>
      </w:tr>
      <w:tr w:rsidR="0053595F" w:rsidRPr="00E856A4" w14:paraId="7CFBAB5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7E9D1A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71</w:t>
            </w:r>
          </w:p>
        </w:tc>
        <w:tc>
          <w:tcPr>
            <w:tcW w:w="1200" w:type="dxa"/>
            <w:noWrap/>
            <w:hideMark/>
          </w:tcPr>
          <w:p w14:paraId="701BFE6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ORCL</w:t>
            </w:r>
          </w:p>
        </w:tc>
      </w:tr>
      <w:tr w:rsidR="0053595F" w:rsidRPr="00E856A4" w14:paraId="2BC1C79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DE9984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72</w:t>
            </w:r>
          </w:p>
        </w:tc>
        <w:tc>
          <w:tcPr>
            <w:tcW w:w="1200" w:type="dxa"/>
            <w:noWrap/>
            <w:hideMark/>
          </w:tcPr>
          <w:p w14:paraId="65849E8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LAND</w:t>
            </w:r>
          </w:p>
        </w:tc>
      </w:tr>
      <w:tr w:rsidR="0053595F" w:rsidRPr="00E856A4" w14:paraId="2CE67CC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412574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73</w:t>
            </w:r>
          </w:p>
        </w:tc>
        <w:tc>
          <w:tcPr>
            <w:tcW w:w="1200" w:type="dxa"/>
            <w:noWrap/>
            <w:hideMark/>
          </w:tcPr>
          <w:p w14:paraId="0EAA0DF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MUS</w:t>
            </w:r>
          </w:p>
        </w:tc>
      </w:tr>
      <w:tr w:rsidR="0053595F" w:rsidRPr="00E856A4" w14:paraId="601A76B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14E5D3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74</w:t>
            </w:r>
          </w:p>
        </w:tc>
        <w:tc>
          <w:tcPr>
            <w:tcW w:w="1200" w:type="dxa"/>
            <w:noWrap/>
            <w:hideMark/>
          </w:tcPr>
          <w:p w14:paraId="565A451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ABB</w:t>
            </w:r>
          </w:p>
        </w:tc>
      </w:tr>
      <w:tr w:rsidR="0053595F" w:rsidRPr="00E856A4" w14:paraId="16A6278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24892F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75</w:t>
            </w:r>
          </w:p>
        </w:tc>
        <w:tc>
          <w:tcPr>
            <w:tcW w:w="1200" w:type="dxa"/>
            <w:noWrap/>
            <w:hideMark/>
          </w:tcPr>
          <w:p w14:paraId="653AAA5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HMSY</w:t>
            </w:r>
          </w:p>
        </w:tc>
      </w:tr>
      <w:tr w:rsidR="0053595F" w:rsidRPr="00E856A4" w14:paraId="432066E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F46F79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76</w:t>
            </w:r>
          </w:p>
        </w:tc>
        <w:tc>
          <w:tcPr>
            <w:tcW w:w="1200" w:type="dxa"/>
            <w:noWrap/>
            <w:hideMark/>
          </w:tcPr>
          <w:p w14:paraId="6094AF9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CNC</w:t>
            </w:r>
          </w:p>
        </w:tc>
      </w:tr>
      <w:tr w:rsidR="0053595F" w:rsidRPr="00E856A4" w14:paraId="6CAA2CB7"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D18973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77</w:t>
            </w:r>
          </w:p>
        </w:tc>
        <w:tc>
          <w:tcPr>
            <w:tcW w:w="1200" w:type="dxa"/>
            <w:noWrap/>
            <w:hideMark/>
          </w:tcPr>
          <w:p w14:paraId="436DF704"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FRAN</w:t>
            </w:r>
          </w:p>
        </w:tc>
      </w:tr>
      <w:tr w:rsidR="0053595F" w:rsidRPr="00E856A4" w14:paraId="503C06A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78267A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lastRenderedPageBreak/>
              <w:t>  78</w:t>
            </w:r>
          </w:p>
        </w:tc>
        <w:tc>
          <w:tcPr>
            <w:tcW w:w="1200" w:type="dxa"/>
            <w:noWrap/>
            <w:hideMark/>
          </w:tcPr>
          <w:p w14:paraId="40CE952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JXI</w:t>
            </w:r>
          </w:p>
        </w:tc>
      </w:tr>
      <w:tr w:rsidR="0053595F" w:rsidRPr="00E856A4" w14:paraId="4CF291B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9D9061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79</w:t>
            </w:r>
          </w:p>
        </w:tc>
        <w:tc>
          <w:tcPr>
            <w:tcW w:w="1200" w:type="dxa"/>
            <w:noWrap/>
            <w:hideMark/>
          </w:tcPr>
          <w:p w14:paraId="05CAB79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FANH</w:t>
            </w:r>
          </w:p>
        </w:tc>
      </w:tr>
      <w:tr w:rsidR="0053595F" w:rsidRPr="00E856A4" w14:paraId="0B345E3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0CC321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80</w:t>
            </w:r>
          </w:p>
        </w:tc>
        <w:tc>
          <w:tcPr>
            <w:tcW w:w="1200" w:type="dxa"/>
            <w:noWrap/>
            <w:hideMark/>
          </w:tcPr>
          <w:p w14:paraId="04AA0FF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BAS</w:t>
            </w:r>
          </w:p>
        </w:tc>
      </w:tr>
      <w:tr w:rsidR="0053595F" w:rsidRPr="00E856A4" w14:paraId="4351683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310114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81</w:t>
            </w:r>
          </w:p>
        </w:tc>
        <w:tc>
          <w:tcPr>
            <w:tcW w:w="1200" w:type="dxa"/>
            <w:noWrap/>
            <w:hideMark/>
          </w:tcPr>
          <w:p w14:paraId="4A73460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CPTA</w:t>
            </w:r>
          </w:p>
        </w:tc>
      </w:tr>
      <w:tr w:rsidR="0053595F" w:rsidRPr="00E856A4" w14:paraId="01DFF26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5179CE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82</w:t>
            </w:r>
          </w:p>
        </w:tc>
        <w:tc>
          <w:tcPr>
            <w:tcW w:w="1200" w:type="dxa"/>
            <w:noWrap/>
            <w:hideMark/>
          </w:tcPr>
          <w:p w14:paraId="15EB6074"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MCA</w:t>
            </w:r>
          </w:p>
        </w:tc>
      </w:tr>
      <w:tr w:rsidR="0053595F" w:rsidRPr="00E856A4" w14:paraId="22D915F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762E5A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83</w:t>
            </w:r>
          </w:p>
        </w:tc>
        <w:tc>
          <w:tcPr>
            <w:tcW w:w="1200" w:type="dxa"/>
            <w:noWrap/>
            <w:hideMark/>
          </w:tcPr>
          <w:p w14:paraId="781042A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GFF</w:t>
            </w:r>
          </w:p>
        </w:tc>
      </w:tr>
      <w:tr w:rsidR="0053595F" w:rsidRPr="00E856A4" w14:paraId="00292E5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D2C564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84</w:t>
            </w:r>
          </w:p>
        </w:tc>
        <w:tc>
          <w:tcPr>
            <w:tcW w:w="1200" w:type="dxa"/>
            <w:noWrap/>
            <w:hideMark/>
          </w:tcPr>
          <w:p w14:paraId="28F5FE4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OSPN</w:t>
            </w:r>
          </w:p>
        </w:tc>
      </w:tr>
      <w:tr w:rsidR="0053595F" w:rsidRPr="00E856A4" w14:paraId="5ED3CCE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6E3375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85</w:t>
            </w:r>
          </w:p>
        </w:tc>
        <w:tc>
          <w:tcPr>
            <w:tcW w:w="1200" w:type="dxa"/>
            <w:noWrap/>
            <w:hideMark/>
          </w:tcPr>
          <w:p w14:paraId="15CFC56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AWSM</w:t>
            </w:r>
          </w:p>
        </w:tc>
      </w:tr>
      <w:tr w:rsidR="0053595F" w:rsidRPr="00E856A4" w14:paraId="2694C61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E68189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86</w:t>
            </w:r>
          </w:p>
        </w:tc>
        <w:tc>
          <w:tcPr>
            <w:tcW w:w="1200" w:type="dxa"/>
            <w:noWrap/>
            <w:hideMark/>
          </w:tcPr>
          <w:p w14:paraId="7A839FC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GPOR</w:t>
            </w:r>
          </w:p>
        </w:tc>
      </w:tr>
      <w:tr w:rsidR="0053595F" w:rsidRPr="00E856A4" w14:paraId="64B497B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48060D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87</w:t>
            </w:r>
          </w:p>
        </w:tc>
        <w:tc>
          <w:tcPr>
            <w:tcW w:w="1200" w:type="dxa"/>
            <w:noWrap/>
            <w:hideMark/>
          </w:tcPr>
          <w:p w14:paraId="3C109F1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SPDW</w:t>
            </w:r>
          </w:p>
        </w:tc>
      </w:tr>
      <w:tr w:rsidR="0053595F" w:rsidRPr="00E856A4" w14:paraId="50E9691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F2D173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88</w:t>
            </w:r>
          </w:p>
        </w:tc>
        <w:tc>
          <w:tcPr>
            <w:tcW w:w="1200" w:type="dxa"/>
            <w:noWrap/>
            <w:hideMark/>
          </w:tcPr>
          <w:p w14:paraId="7FE009E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RGT</w:t>
            </w:r>
          </w:p>
        </w:tc>
      </w:tr>
      <w:tr w:rsidR="0053595F" w:rsidRPr="00E856A4" w14:paraId="79FD77A4"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57186C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89</w:t>
            </w:r>
          </w:p>
        </w:tc>
        <w:tc>
          <w:tcPr>
            <w:tcW w:w="1200" w:type="dxa"/>
            <w:noWrap/>
            <w:hideMark/>
          </w:tcPr>
          <w:p w14:paraId="0F4C379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QRTEA</w:t>
            </w:r>
          </w:p>
        </w:tc>
      </w:tr>
      <w:tr w:rsidR="0053595F" w:rsidRPr="00E856A4" w14:paraId="6B89BD5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BE3BBF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90</w:t>
            </w:r>
          </w:p>
        </w:tc>
        <w:tc>
          <w:tcPr>
            <w:tcW w:w="1200" w:type="dxa"/>
            <w:noWrap/>
            <w:hideMark/>
          </w:tcPr>
          <w:p w14:paraId="3AAF20C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CATY</w:t>
            </w:r>
          </w:p>
        </w:tc>
      </w:tr>
      <w:tr w:rsidR="0053595F" w:rsidRPr="00E856A4" w14:paraId="02CC8A8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E31E29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91</w:t>
            </w:r>
          </w:p>
        </w:tc>
        <w:tc>
          <w:tcPr>
            <w:tcW w:w="1200" w:type="dxa"/>
            <w:noWrap/>
            <w:hideMark/>
          </w:tcPr>
          <w:p w14:paraId="7ACF6E6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BIB</w:t>
            </w:r>
          </w:p>
        </w:tc>
      </w:tr>
      <w:tr w:rsidR="0053595F" w:rsidRPr="00E856A4" w14:paraId="5DDC2F6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BEABCE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92</w:t>
            </w:r>
          </w:p>
        </w:tc>
        <w:tc>
          <w:tcPr>
            <w:tcW w:w="1200" w:type="dxa"/>
            <w:noWrap/>
            <w:hideMark/>
          </w:tcPr>
          <w:p w14:paraId="775DA05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KYN</w:t>
            </w:r>
          </w:p>
        </w:tc>
      </w:tr>
      <w:tr w:rsidR="0053595F" w:rsidRPr="00E856A4" w14:paraId="7DCD28E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3132C2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93</w:t>
            </w:r>
          </w:p>
        </w:tc>
        <w:tc>
          <w:tcPr>
            <w:tcW w:w="1200" w:type="dxa"/>
            <w:noWrap/>
            <w:hideMark/>
          </w:tcPr>
          <w:p w14:paraId="7191B4A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ETR</w:t>
            </w:r>
          </w:p>
        </w:tc>
      </w:tr>
      <w:tr w:rsidR="0053595F" w:rsidRPr="00E856A4" w14:paraId="22BA55E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2A676C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94</w:t>
            </w:r>
          </w:p>
        </w:tc>
        <w:tc>
          <w:tcPr>
            <w:tcW w:w="1200" w:type="dxa"/>
            <w:noWrap/>
            <w:hideMark/>
          </w:tcPr>
          <w:p w14:paraId="0727F3A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SPHB</w:t>
            </w:r>
          </w:p>
        </w:tc>
      </w:tr>
      <w:tr w:rsidR="0053595F" w:rsidRPr="00E856A4" w14:paraId="5A104A0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17F819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95</w:t>
            </w:r>
          </w:p>
        </w:tc>
        <w:tc>
          <w:tcPr>
            <w:tcW w:w="1200" w:type="dxa"/>
            <w:noWrap/>
            <w:hideMark/>
          </w:tcPr>
          <w:p w14:paraId="739C9BC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ELMD</w:t>
            </w:r>
          </w:p>
        </w:tc>
      </w:tr>
      <w:tr w:rsidR="0053595F" w:rsidRPr="00E856A4" w14:paraId="6B4C7DD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DF3CAD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96</w:t>
            </w:r>
          </w:p>
        </w:tc>
        <w:tc>
          <w:tcPr>
            <w:tcW w:w="1200" w:type="dxa"/>
            <w:noWrap/>
            <w:hideMark/>
          </w:tcPr>
          <w:p w14:paraId="4CB8DEE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CECO</w:t>
            </w:r>
          </w:p>
        </w:tc>
      </w:tr>
      <w:tr w:rsidR="0053595F" w:rsidRPr="00E856A4" w14:paraId="08F9046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083875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97</w:t>
            </w:r>
          </w:p>
        </w:tc>
        <w:tc>
          <w:tcPr>
            <w:tcW w:w="1200" w:type="dxa"/>
            <w:noWrap/>
            <w:hideMark/>
          </w:tcPr>
          <w:p w14:paraId="00EC6C0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NTRS</w:t>
            </w:r>
          </w:p>
        </w:tc>
      </w:tr>
      <w:tr w:rsidR="0053595F" w:rsidRPr="00E856A4" w14:paraId="6F29629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42B0F0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98</w:t>
            </w:r>
          </w:p>
        </w:tc>
        <w:tc>
          <w:tcPr>
            <w:tcW w:w="1200" w:type="dxa"/>
            <w:noWrap/>
            <w:hideMark/>
          </w:tcPr>
          <w:p w14:paraId="12EB7D0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ASYS</w:t>
            </w:r>
          </w:p>
        </w:tc>
      </w:tr>
      <w:tr w:rsidR="0053595F" w:rsidRPr="00E856A4" w14:paraId="57AEF12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1B8394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99</w:t>
            </w:r>
          </w:p>
        </w:tc>
        <w:tc>
          <w:tcPr>
            <w:tcW w:w="1200" w:type="dxa"/>
            <w:noWrap/>
            <w:hideMark/>
          </w:tcPr>
          <w:p w14:paraId="3379834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GTXI</w:t>
            </w:r>
          </w:p>
        </w:tc>
      </w:tr>
      <w:tr w:rsidR="0053595F" w:rsidRPr="00E856A4" w14:paraId="1086378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D65FFE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100</w:t>
            </w:r>
          </w:p>
        </w:tc>
        <w:tc>
          <w:tcPr>
            <w:tcW w:w="1200" w:type="dxa"/>
            <w:noWrap/>
            <w:hideMark/>
          </w:tcPr>
          <w:p w14:paraId="7D17AE4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HON</w:t>
            </w:r>
          </w:p>
        </w:tc>
      </w:tr>
      <w:tr w:rsidR="0053595F" w:rsidRPr="00E856A4" w14:paraId="5E941C8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80C3BF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101</w:t>
            </w:r>
          </w:p>
        </w:tc>
        <w:tc>
          <w:tcPr>
            <w:tcW w:w="1200" w:type="dxa"/>
            <w:noWrap/>
            <w:hideMark/>
          </w:tcPr>
          <w:p w14:paraId="5866108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ISRG</w:t>
            </w:r>
          </w:p>
        </w:tc>
      </w:tr>
      <w:tr w:rsidR="0053595F" w:rsidRPr="00E856A4" w14:paraId="4D0E85E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3171D9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102</w:t>
            </w:r>
          </w:p>
        </w:tc>
        <w:tc>
          <w:tcPr>
            <w:tcW w:w="1200" w:type="dxa"/>
            <w:noWrap/>
            <w:hideMark/>
          </w:tcPr>
          <w:p w14:paraId="58D70CA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ENT</w:t>
            </w:r>
          </w:p>
        </w:tc>
      </w:tr>
      <w:tr w:rsidR="0053595F" w:rsidRPr="00E856A4" w14:paraId="484C358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133606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103</w:t>
            </w:r>
          </w:p>
        </w:tc>
        <w:tc>
          <w:tcPr>
            <w:tcW w:w="1200" w:type="dxa"/>
            <w:noWrap/>
            <w:hideMark/>
          </w:tcPr>
          <w:p w14:paraId="6B05604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HELE</w:t>
            </w:r>
          </w:p>
        </w:tc>
      </w:tr>
      <w:tr w:rsidR="0053595F" w:rsidRPr="00E856A4" w14:paraId="032537F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EAD4CF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lastRenderedPageBreak/>
              <w:t>  104</w:t>
            </w:r>
          </w:p>
        </w:tc>
        <w:tc>
          <w:tcPr>
            <w:tcW w:w="1200" w:type="dxa"/>
            <w:noWrap/>
            <w:hideMark/>
          </w:tcPr>
          <w:p w14:paraId="496D5A1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RST</w:t>
            </w:r>
          </w:p>
        </w:tc>
      </w:tr>
      <w:tr w:rsidR="0053595F" w:rsidRPr="00E856A4" w14:paraId="58F3610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5DFAC0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105</w:t>
            </w:r>
          </w:p>
        </w:tc>
        <w:tc>
          <w:tcPr>
            <w:tcW w:w="1200" w:type="dxa"/>
            <w:noWrap/>
            <w:hideMark/>
          </w:tcPr>
          <w:p w14:paraId="30D7917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HCCI</w:t>
            </w:r>
          </w:p>
        </w:tc>
      </w:tr>
      <w:tr w:rsidR="0053595F" w:rsidRPr="00E856A4" w14:paraId="0D1590B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BDF617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106</w:t>
            </w:r>
          </w:p>
        </w:tc>
        <w:tc>
          <w:tcPr>
            <w:tcW w:w="1200" w:type="dxa"/>
            <w:noWrap/>
            <w:hideMark/>
          </w:tcPr>
          <w:p w14:paraId="13AA734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TEUM</w:t>
            </w:r>
          </w:p>
        </w:tc>
      </w:tr>
      <w:tr w:rsidR="0053595F" w:rsidRPr="00E856A4" w14:paraId="724E209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F5C694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107</w:t>
            </w:r>
          </w:p>
        </w:tc>
        <w:tc>
          <w:tcPr>
            <w:tcW w:w="1200" w:type="dxa"/>
            <w:noWrap/>
            <w:hideMark/>
          </w:tcPr>
          <w:p w14:paraId="673EE11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PZD</w:t>
            </w:r>
          </w:p>
        </w:tc>
      </w:tr>
      <w:tr w:rsidR="0053595F" w:rsidRPr="00E856A4" w14:paraId="7A1FF89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A446C7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108</w:t>
            </w:r>
          </w:p>
        </w:tc>
        <w:tc>
          <w:tcPr>
            <w:tcW w:w="1200" w:type="dxa"/>
            <w:noWrap/>
            <w:hideMark/>
          </w:tcPr>
          <w:p w14:paraId="6E02BD2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SMSI</w:t>
            </w:r>
          </w:p>
        </w:tc>
      </w:tr>
      <w:tr w:rsidR="0053595F" w:rsidRPr="00E856A4" w14:paraId="470020B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7903D9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109</w:t>
            </w:r>
          </w:p>
        </w:tc>
        <w:tc>
          <w:tcPr>
            <w:tcW w:w="1200" w:type="dxa"/>
            <w:noWrap/>
            <w:hideMark/>
          </w:tcPr>
          <w:p w14:paraId="33971B53"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FPA</w:t>
            </w:r>
          </w:p>
        </w:tc>
      </w:tr>
      <w:tr w:rsidR="0053595F" w:rsidRPr="00E856A4" w14:paraId="21C26D7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AF3AC9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110</w:t>
            </w:r>
          </w:p>
        </w:tc>
        <w:tc>
          <w:tcPr>
            <w:tcW w:w="1200" w:type="dxa"/>
            <w:noWrap/>
            <w:hideMark/>
          </w:tcPr>
          <w:p w14:paraId="21324D0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BNDX</w:t>
            </w:r>
          </w:p>
        </w:tc>
      </w:tr>
      <w:tr w:rsidR="0053595F" w:rsidRPr="00E856A4" w14:paraId="187328F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AED8F1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111</w:t>
            </w:r>
          </w:p>
        </w:tc>
        <w:tc>
          <w:tcPr>
            <w:tcW w:w="1200" w:type="dxa"/>
            <w:noWrap/>
            <w:hideMark/>
          </w:tcPr>
          <w:p w14:paraId="46968B84"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QDF</w:t>
            </w:r>
          </w:p>
        </w:tc>
      </w:tr>
      <w:tr w:rsidR="0053595F" w:rsidRPr="00E856A4" w14:paraId="34DA9DAB"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4F72F5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112</w:t>
            </w:r>
          </w:p>
        </w:tc>
        <w:tc>
          <w:tcPr>
            <w:tcW w:w="1200" w:type="dxa"/>
            <w:noWrap/>
            <w:hideMark/>
          </w:tcPr>
          <w:p w14:paraId="69DF415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DVN</w:t>
            </w:r>
          </w:p>
        </w:tc>
      </w:tr>
      <w:tr w:rsidR="0053595F" w:rsidRPr="00E856A4" w14:paraId="4F02FCE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1DF74A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113</w:t>
            </w:r>
          </w:p>
        </w:tc>
        <w:tc>
          <w:tcPr>
            <w:tcW w:w="1200" w:type="dxa"/>
            <w:noWrap/>
            <w:hideMark/>
          </w:tcPr>
          <w:p w14:paraId="348AE1B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ALSK</w:t>
            </w:r>
          </w:p>
        </w:tc>
      </w:tr>
      <w:tr w:rsidR="0053595F" w:rsidRPr="00E856A4" w14:paraId="725CEF9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0AD23A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114</w:t>
            </w:r>
          </w:p>
        </w:tc>
        <w:tc>
          <w:tcPr>
            <w:tcW w:w="1200" w:type="dxa"/>
            <w:noWrap/>
            <w:hideMark/>
          </w:tcPr>
          <w:p w14:paraId="4D3E840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REM</w:t>
            </w:r>
          </w:p>
        </w:tc>
      </w:tr>
      <w:tr w:rsidR="0053595F" w:rsidRPr="00E856A4" w14:paraId="1657FD9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26154C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115</w:t>
            </w:r>
          </w:p>
        </w:tc>
        <w:tc>
          <w:tcPr>
            <w:tcW w:w="1200" w:type="dxa"/>
            <w:noWrap/>
            <w:hideMark/>
          </w:tcPr>
          <w:p w14:paraId="1AFDD16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WFC.R</w:t>
            </w:r>
          </w:p>
        </w:tc>
      </w:tr>
      <w:tr w:rsidR="0053595F" w:rsidRPr="00E856A4" w14:paraId="7D9C363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8A77BA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116</w:t>
            </w:r>
          </w:p>
        </w:tc>
        <w:tc>
          <w:tcPr>
            <w:tcW w:w="1200" w:type="dxa"/>
            <w:noWrap/>
            <w:hideMark/>
          </w:tcPr>
          <w:p w14:paraId="5C3F25D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TTGT</w:t>
            </w:r>
          </w:p>
        </w:tc>
      </w:tr>
      <w:tr w:rsidR="0053595F" w:rsidRPr="00E856A4" w14:paraId="62566F7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CD9FA1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117</w:t>
            </w:r>
          </w:p>
        </w:tc>
        <w:tc>
          <w:tcPr>
            <w:tcW w:w="1200" w:type="dxa"/>
            <w:noWrap/>
            <w:hideMark/>
          </w:tcPr>
          <w:p w14:paraId="015CDB5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HSON</w:t>
            </w:r>
          </w:p>
        </w:tc>
      </w:tr>
      <w:tr w:rsidR="0053595F" w:rsidRPr="00E856A4" w14:paraId="3ABE974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900100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118</w:t>
            </w:r>
          </w:p>
        </w:tc>
        <w:tc>
          <w:tcPr>
            <w:tcW w:w="1200" w:type="dxa"/>
            <w:noWrap/>
            <w:hideMark/>
          </w:tcPr>
          <w:p w14:paraId="027417B8"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SPTS</w:t>
            </w:r>
          </w:p>
        </w:tc>
      </w:tr>
      <w:tr w:rsidR="0053595F" w:rsidRPr="00E856A4" w14:paraId="0204EF5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CBE69C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119</w:t>
            </w:r>
          </w:p>
        </w:tc>
        <w:tc>
          <w:tcPr>
            <w:tcW w:w="1200" w:type="dxa"/>
            <w:noWrap/>
            <w:hideMark/>
          </w:tcPr>
          <w:p w14:paraId="6FED69E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IGN</w:t>
            </w:r>
          </w:p>
        </w:tc>
      </w:tr>
      <w:tr w:rsidR="0053595F" w:rsidRPr="00E856A4" w14:paraId="67699BBB"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25E41B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120</w:t>
            </w:r>
          </w:p>
        </w:tc>
        <w:tc>
          <w:tcPr>
            <w:tcW w:w="1200" w:type="dxa"/>
            <w:noWrap/>
            <w:hideMark/>
          </w:tcPr>
          <w:p w14:paraId="450B8E94"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FLNT</w:t>
            </w:r>
          </w:p>
        </w:tc>
      </w:tr>
      <w:tr w:rsidR="0053595F" w:rsidRPr="00E856A4" w14:paraId="36AB928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988383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121</w:t>
            </w:r>
          </w:p>
        </w:tc>
        <w:tc>
          <w:tcPr>
            <w:tcW w:w="1200" w:type="dxa"/>
            <w:noWrap/>
            <w:hideMark/>
          </w:tcPr>
          <w:p w14:paraId="59E1634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IWX</w:t>
            </w:r>
          </w:p>
        </w:tc>
      </w:tr>
      <w:tr w:rsidR="0053595F" w:rsidRPr="00E856A4" w14:paraId="75B1989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F224F0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122</w:t>
            </w:r>
          </w:p>
        </w:tc>
        <w:tc>
          <w:tcPr>
            <w:tcW w:w="1200" w:type="dxa"/>
            <w:noWrap/>
            <w:hideMark/>
          </w:tcPr>
          <w:p w14:paraId="123E28D8"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ECH</w:t>
            </w:r>
          </w:p>
        </w:tc>
      </w:tr>
      <w:tr w:rsidR="0053595F" w:rsidRPr="00E856A4" w14:paraId="6202A9A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937ECE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123</w:t>
            </w:r>
          </w:p>
        </w:tc>
        <w:tc>
          <w:tcPr>
            <w:tcW w:w="1200" w:type="dxa"/>
            <w:noWrap/>
            <w:hideMark/>
          </w:tcPr>
          <w:p w14:paraId="3188A3D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DVAX</w:t>
            </w:r>
          </w:p>
        </w:tc>
      </w:tr>
      <w:tr w:rsidR="0053595F" w:rsidRPr="00E856A4" w14:paraId="22842E1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B3436A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124</w:t>
            </w:r>
          </w:p>
        </w:tc>
        <w:tc>
          <w:tcPr>
            <w:tcW w:w="1200" w:type="dxa"/>
            <w:noWrap/>
            <w:hideMark/>
          </w:tcPr>
          <w:p w14:paraId="3D207DB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CHFS</w:t>
            </w:r>
          </w:p>
        </w:tc>
      </w:tr>
      <w:tr w:rsidR="0053595F" w:rsidRPr="00E856A4" w14:paraId="08AFCF49"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3E953A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125</w:t>
            </w:r>
          </w:p>
        </w:tc>
        <w:tc>
          <w:tcPr>
            <w:tcW w:w="1200" w:type="dxa"/>
            <w:noWrap/>
            <w:hideMark/>
          </w:tcPr>
          <w:p w14:paraId="693A9D4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ESI</w:t>
            </w:r>
          </w:p>
        </w:tc>
      </w:tr>
      <w:tr w:rsidR="0053595F" w:rsidRPr="00E856A4" w14:paraId="73E1CC9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BAFE2F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126</w:t>
            </w:r>
          </w:p>
        </w:tc>
        <w:tc>
          <w:tcPr>
            <w:tcW w:w="1200" w:type="dxa"/>
            <w:noWrap/>
            <w:hideMark/>
          </w:tcPr>
          <w:p w14:paraId="05A3B19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RING</w:t>
            </w:r>
          </w:p>
        </w:tc>
      </w:tr>
      <w:tr w:rsidR="0053595F" w:rsidRPr="00E856A4" w14:paraId="0145141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872C70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127</w:t>
            </w:r>
          </w:p>
        </w:tc>
        <w:tc>
          <w:tcPr>
            <w:tcW w:w="1200" w:type="dxa"/>
            <w:noWrap/>
            <w:hideMark/>
          </w:tcPr>
          <w:p w14:paraId="264A08E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SCOR</w:t>
            </w:r>
          </w:p>
        </w:tc>
      </w:tr>
      <w:tr w:rsidR="0053595F" w:rsidRPr="00E856A4" w14:paraId="4EBECDE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2214FD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128</w:t>
            </w:r>
          </w:p>
        </w:tc>
        <w:tc>
          <w:tcPr>
            <w:tcW w:w="1200" w:type="dxa"/>
            <w:noWrap/>
            <w:hideMark/>
          </w:tcPr>
          <w:p w14:paraId="63019505"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ARR.B</w:t>
            </w:r>
          </w:p>
        </w:tc>
      </w:tr>
      <w:tr w:rsidR="0053595F" w:rsidRPr="00E856A4" w14:paraId="69CEA4F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8EE4F7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129</w:t>
            </w:r>
          </w:p>
        </w:tc>
        <w:tc>
          <w:tcPr>
            <w:tcW w:w="1200" w:type="dxa"/>
            <w:noWrap/>
            <w:hideMark/>
          </w:tcPr>
          <w:p w14:paraId="396B70A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BHR</w:t>
            </w:r>
          </w:p>
        </w:tc>
      </w:tr>
      <w:tr w:rsidR="0053595F" w:rsidRPr="00E856A4" w14:paraId="3D38AA5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79C7FB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130</w:t>
            </w:r>
          </w:p>
        </w:tc>
        <w:tc>
          <w:tcPr>
            <w:tcW w:w="1200" w:type="dxa"/>
            <w:noWrap/>
            <w:hideMark/>
          </w:tcPr>
          <w:p w14:paraId="09DB4D7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JPI</w:t>
            </w:r>
          </w:p>
        </w:tc>
      </w:tr>
      <w:tr w:rsidR="0053595F" w:rsidRPr="00E856A4" w14:paraId="4AF37EE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1EBEE6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131</w:t>
            </w:r>
          </w:p>
        </w:tc>
        <w:tc>
          <w:tcPr>
            <w:tcW w:w="1200" w:type="dxa"/>
            <w:noWrap/>
            <w:hideMark/>
          </w:tcPr>
          <w:p w14:paraId="13269A2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INWK</w:t>
            </w:r>
          </w:p>
        </w:tc>
      </w:tr>
      <w:tr w:rsidR="0053595F" w:rsidRPr="00E856A4" w14:paraId="4C92667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A57AC5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132</w:t>
            </w:r>
          </w:p>
        </w:tc>
        <w:tc>
          <w:tcPr>
            <w:tcW w:w="1200" w:type="dxa"/>
            <w:noWrap/>
            <w:hideMark/>
          </w:tcPr>
          <w:p w14:paraId="107AA82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STAA</w:t>
            </w:r>
          </w:p>
        </w:tc>
      </w:tr>
      <w:tr w:rsidR="0053595F" w:rsidRPr="00E856A4" w14:paraId="3E36A06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772C6B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133</w:t>
            </w:r>
          </w:p>
        </w:tc>
        <w:tc>
          <w:tcPr>
            <w:tcW w:w="1200" w:type="dxa"/>
            <w:noWrap/>
            <w:hideMark/>
          </w:tcPr>
          <w:p w14:paraId="793D42B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IXP</w:t>
            </w:r>
          </w:p>
        </w:tc>
      </w:tr>
      <w:tr w:rsidR="0053595F" w:rsidRPr="00E856A4" w14:paraId="695E89C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0B49BE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134</w:t>
            </w:r>
          </w:p>
        </w:tc>
        <w:tc>
          <w:tcPr>
            <w:tcW w:w="1200" w:type="dxa"/>
            <w:noWrap/>
            <w:hideMark/>
          </w:tcPr>
          <w:p w14:paraId="3BCE033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LB</w:t>
            </w:r>
          </w:p>
        </w:tc>
      </w:tr>
      <w:tr w:rsidR="0053595F" w:rsidRPr="00E856A4" w14:paraId="0C928BF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AD8A2F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135</w:t>
            </w:r>
          </w:p>
        </w:tc>
        <w:tc>
          <w:tcPr>
            <w:tcW w:w="1200" w:type="dxa"/>
            <w:noWrap/>
            <w:hideMark/>
          </w:tcPr>
          <w:p w14:paraId="13F0810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USLV</w:t>
            </w:r>
          </w:p>
        </w:tc>
      </w:tr>
      <w:tr w:rsidR="0053595F" w:rsidRPr="00E856A4" w14:paraId="56DDC68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D0F37F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136</w:t>
            </w:r>
          </w:p>
        </w:tc>
        <w:tc>
          <w:tcPr>
            <w:tcW w:w="1200" w:type="dxa"/>
            <w:noWrap/>
            <w:hideMark/>
          </w:tcPr>
          <w:p w14:paraId="7BE337B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IUSV</w:t>
            </w:r>
          </w:p>
        </w:tc>
      </w:tr>
      <w:tr w:rsidR="0053595F" w:rsidRPr="00E856A4" w14:paraId="6869049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516929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137</w:t>
            </w:r>
          </w:p>
        </w:tc>
        <w:tc>
          <w:tcPr>
            <w:tcW w:w="1200" w:type="dxa"/>
            <w:noWrap/>
            <w:hideMark/>
          </w:tcPr>
          <w:p w14:paraId="1E02B1B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MRVL</w:t>
            </w:r>
          </w:p>
        </w:tc>
      </w:tr>
      <w:tr w:rsidR="0053595F" w:rsidRPr="00E856A4" w14:paraId="529FDEC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FE2BEE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138</w:t>
            </w:r>
          </w:p>
        </w:tc>
        <w:tc>
          <w:tcPr>
            <w:tcW w:w="1200" w:type="dxa"/>
            <w:noWrap/>
            <w:hideMark/>
          </w:tcPr>
          <w:p w14:paraId="58C32CF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MFA</w:t>
            </w:r>
          </w:p>
        </w:tc>
      </w:tr>
      <w:tr w:rsidR="0053595F" w:rsidRPr="00E856A4" w14:paraId="29E4F4CB"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A32989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139</w:t>
            </w:r>
          </w:p>
        </w:tc>
        <w:tc>
          <w:tcPr>
            <w:tcW w:w="1200" w:type="dxa"/>
            <w:noWrap/>
            <w:hideMark/>
          </w:tcPr>
          <w:p w14:paraId="6213BA7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PSR</w:t>
            </w:r>
          </w:p>
        </w:tc>
      </w:tr>
      <w:tr w:rsidR="0053595F" w:rsidRPr="00E856A4" w14:paraId="1EDCA28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F8FE4D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140</w:t>
            </w:r>
          </w:p>
        </w:tc>
        <w:tc>
          <w:tcPr>
            <w:tcW w:w="1200" w:type="dxa"/>
            <w:noWrap/>
            <w:hideMark/>
          </w:tcPr>
          <w:p w14:paraId="5E4BD94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VVUS</w:t>
            </w:r>
          </w:p>
        </w:tc>
      </w:tr>
      <w:tr w:rsidR="0053595F" w:rsidRPr="00E856A4" w14:paraId="3DEAE5C4"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1543EC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141</w:t>
            </w:r>
          </w:p>
        </w:tc>
        <w:tc>
          <w:tcPr>
            <w:tcW w:w="1200" w:type="dxa"/>
            <w:noWrap/>
            <w:hideMark/>
          </w:tcPr>
          <w:p w14:paraId="67F85BE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DKL</w:t>
            </w:r>
          </w:p>
        </w:tc>
      </w:tr>
      <w:tr w:rsidR="0053595F" w:rsidRPr="00E856A4" w14:paraId="44ECAE9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77D6E2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142</w:t>
            </w:r>
          </w:p>
        </w:tc>
        <w:tc>
          <w:tcPr>
            <w:tcW w:w="1200" w:type="dxa"/>
            <w:noWrap/>
            <w:hideMark/>
          </w:tcPr>
          <w:p w14:paraId="21F8128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w:t>
            </w:r>
          </w:p>
        </w:tc>
      </w:tr>
      <w:tr w:rsidR="0053595F" w:rsidRPr="00E856A4" w14:paraId="0615E54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6F200D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lastRenderedPageBreak/>
              <w:t>143</w:t>
            </w:r>
          </w:p>
        </w:tc>
        <w:tc>
          <w:tcPr>
            <w:tcW w:w="1200" w:type="dxa"/>
            <w:noWrap/>
            <w:hideMark/>
          </w:tcPr>
          <w:p w14:paraId="4D16FDD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ABUS</w:t>
            </w:r>
          </w:p>
        </w:tc>
      </w:tr>
      <w:tr w:rsidR="0053595F" w:rsidRPr="00E856A4" w14:paraId="4F40DC6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108733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144</w:t>
            </w:r>
          </w:p>
        </w:tc>
        <w:tc>
          <w:tcPr>
            <w:tcW w:w="1200" w:type="dxa"/>
            <w:noWrap/>
            <w:hideMark/>
          </w:tcPr>
          <w:p w14:paraId="0C37AEF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VVR</w:t>
            </w:r>
          </w:p>
        </w:tc>
      </w:tr>
      <w:tr w:rsidR="0053595F" w:rsidRPr="00E856A4" w14:paraId="71F54CD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6533F1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145</w:t>
            </w:r>
          </w:p>
        </w:tc>
        <w:tc>
          <w:tcPr>
            <w:tcW w:w="1200" w:type="dxa"/>
            <w:noWrap/>
            <w:hideMark/>
          </w:tcPr>
          <w:p w14:paraId="42A93F7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MSA</w:t>
            </w:r>
          </w:p>
        </w:tc>
      </w:tr>
      <w:tr w:rsidR="0053595F" w:rsidRPr="00E856A4" w14:paraId="7D140F5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A92ABC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146</w:t>
            </w:r>
          </w:p>
        </w:tc>
        <w:tc>
          <w:tcPr>
            <w:tcW w:w="1200" w:type="dxa"/>
            <w:noWrap/>
            <w:hideMark/>
          </w:tcPr>
          <w:p w14:paraId="17D5B88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RPT</w:t>
            </w:r>
          </w:p>
        </w:tc>
      </w:tr>
      <w:tr w:rsidR="0053595F" w:rsidRPr="00E856A4" w14:paraId="5E74E44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59C8A3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147</w:t>
            </w:r>
          </w:p>
        </w:tc>
        <w:tc>
          <w:tcPr>
            <w:tcW w:w="1200" w:type="dxa"/>
            <w:noWrap/>
            <w:hideMark/>
          </w:tcPr>
          <w:p w14:paraId="616E45B4"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CHK.D</w:t>
            </w:r>
          </w:p>
        </w:tc>
      </w:tr>
      <w:tr w:rsidR="0053595F" w:rsidRPr="00E856A4" w14:paraId="64B118F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5675CF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148</w:t>
            </w:r>
          </w:p>
        </w:tc>
        <w:tc>
          <w:tcPr>
            <w:tcW w:w="1200" w:type="dxa"/>
            <w:noWrap/>
            <w:hideMark/>
          </w:tcPr>
          <w:p w14:paraId="2966B81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AOA</w:t>
            </w:r>
          </w:p>
        </w:tc>
      </w:tr>
      <w:tr w:rsidR="0053595F" w:rsidRPr="00E856A4" w14:paraId="7069023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917373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149</w:t>
            </w:r>
          </w:p>
        </w:tc>
        <w:tc>
          <w:tcPr>
            <w:tcW w:w="1200" w:type="dxa"/>
            <w:noWrap/>
            <w:hideMark/>
          </w:tcPr>
          <w:p w14:paraId="0AAED68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CHN</w:t>
            </w:r>
          </w:p>
        </w:tc>
      </w:tr>
      <w:tr w:rsidR="0053595F" w:rsidRPr="00E856A4" w14:paraId="79ABA9E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787A80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150</w:t>
            </w:r>
          </w:p>
        </w:tc>
        <w:tc>
          <w:tcPr>
            <w:tcW w:w="1200" w:type="dxa"/>
            <w:noWrap/>
            <w:hideMark/>
          </w:tcPr>
          <w:p w14:paraId="7A46655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JPXN</w:t>
            </w:r>
          </w:p>
        </w:tc>
      </w:tr>
      <w:tr w:rsidR="0053595F" w:rsidRPr="00E856A4" w14:paraId="3DDD045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9A1EC5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151</w:t>
            </w:r>
          </w:p>
        </w:tc>
        <w:tc>
          <w:tcPr>
            <w:tcW w:w="1200" w:type="dxa"/>
            <w:noWrap/>
            <w:hideMark/>
          </w:tcPr>
          <w:p w14:paraId="63F4B55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MRC</w:t>
            </w:r>
          </w:p>
        </w:tc>
      </w:tr>
      <w:tr w:rsidR="0053595F" w:rsidRPr="00E856A4" w14:paraId="0DE7008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2FBAF7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152</w:t>
            </w:r>
          </w:p>
        </w:tc>
        <w:tc>
          <w:tcPr>
            <w:tcW w:w="1200" w:type="dxa"/>
            <w:noWrap/>
            <w:hideMark/>
          </w:tcPr>
          <w:p w14:paraId="6C86E408"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GEO</w:t>
            </w:r>
          </w:p>
        </w:tc>
      </w:tr>
      <w:tr w:rsidR="0053595F" w:rsidRPr="00E856A4" w14:paraId="115D1759"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20B9A4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153</w:t>
            </w:r>
          </w:p>
        </w:tc>
        <w:tc>
          <w:tcPr>
            <w:tcW w:w="1200" w:type="dxa"/>
            <w:noWrap/>
            <w:hideMark/>
          </w:tcPr>
          <w:p w14:paraId="422B475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EOD</w:t>
            </w:r>
          </w:p>
        </w:tc>
      </w:tr>
      <w:tr w:rsidR="0053595F" w:rsidRPr="00E856A4" w14:paraId="3E924FB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B55680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154</w:t>
            </w:r>
          </w:p>
        </w:tc>
        <w:tc>
          <w:tcPr>
            <w:tcW w:w="1200" w:type="dxa"/>
            <w:noWrap/>
            <w:hideMark/>
          </w:tcPr>
          <w:p w14:paraId="5684C54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CHKR</w:t>
            </w:r>
          </w:p>
        </w:tc>
      </w:tr>
      <w:tr w:rsidR="0053595F" w:rsidRPr="00E856A4" w14:paraId="3E51899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E08645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155</w:t>
            </w:r>
          </w:p>
        </w:tc>
        <w:tc>
          <w:tcPr>
            <w:tcW w:w="1200" w:type="dxa"/>
            <w:noWrap/>
            <w:hideMark/>
          </w:tcPr>
          <w:p w14:paraId="72FF118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ATI</w:t>
            </w:r>
          </w:p>
        </w:tc>
      </w:tr>
      <w:tr w:rsidR="0053595F" w:rsidRPr="00E856A4" w14:paraId="6EA5D5C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919572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156</w:t>
            </w:r>
          </w:p>
        </w:tc>
        <w:tc>
          <w:tcPr>
            <w:tcW w:w="1200" w:type="dxa"/>
            <w:noWrap/>
            <w:hideMark/>
          </w:tcPr>
          <w:p w14:paraId="3C323EF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POOL</w:t>
            </w:r>
          </w:p>
        </w:tc>
      </w:tr>
      <w:tr w:rsidR="0053595F" w:rsidRPr="00E856A4" w14:paraId="06923DA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B081E6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157</w:t>
            </w:r>
          </w:p>
        </w:tc>
        <w:tc>
          <w:tcPr>
            <w:tcW w:w="1200" w:type="dxa"/>
            <w:noWrap/>
            <w:hideMark/>
          </w:tcPr>
          <w:p w14:paraId="3182EB8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HFWA</w:t>
            </w:r>
          </w:p>
        </w:tc>
      </w:tr>
      <w:tr w:rsidR="0053595F" w:rsidRPr="00E856A4" w14:paraId="29053C3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353546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158</w:t>
            </w:r>
          </w:p>
        </w:tc>
        <w:tc>
          <w:tcPr>
            <w:tcW w:w="1200" w:type="dxa"/>
            <w:noWrap/>
            <w:hideMark/>
          </w:tcPr>
          <w:p w14:paraId="1ED9EA7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CDMO</w:t>
            </w:r>
          </w:p>
        </w:tc>
      </w:tr>
      <w:tr w:rsidR="0053595F" w:rsidRPr="00E856A4" w14:paraId="0402897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8E3C10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159</w:t>
            </w:r>
          </w:p>
        </w:tc>
        <w:tc>
          <w:tcPr>
            <w:tcW w:w="1200" w:type="dxa"/>
            <w:noWrap/>
            <w:hideMark/>
          </w:tcPr>
          <w:p w14:paraId="6471FCF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FGM</w:t>
            </w:r>
          </w:p>
        </w:tc>
      </w:tr>
      <w:tr w:rsidR="0053595F" w:rsidRPr="00E856A4" w14:paraId="2506D1E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061609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160</w:t>
            </w:r>
          </w:p>
        </w:tc>
        <w:tc>
          <w:tcPr>
            <w:tcW w:w="1200" w:type="dxa"/>
            <w:noWrap/>
            <w:hideMark/>
          </w:tcPr>
          <w:p w14:paraId="62C46FE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PLW</w:t>
            </w:r>
          </w:p>
        </w:tc>
      </w:tr>
      <w:tr w:rsidR="0053595F" w:rsidRPr="00E856A4" w14:paraId="0A84098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1AF7FF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161</w:t>
            </w:r>
          </w:p>
        </w:tc>
        <w:tc>
          <w:tcPr>
            <w:tcW w:w="1200" w:type="dxa"/>
            <w:noWrap/>
            <w:hideMark/>
          </w:tcPr>
          <w:p w14:paraId="14CCA93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GAL</w:t>
            </w:r>
          </w:p>
        </w:tc>
      </w:tr>
      <w:tr w:rsidR="0053595F" w:rsidRPr="00E856A4" w14:paraId="719793A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66D7CF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162</w:t>
            </w:r>
          </w:p>
        </w:tc>
        <w:tc>
          <w:tcPr>
            <w:tcW w:w="1200" w:type="dxa"/>
            <w:noWrap/>
            <w:hideMark/>
          </w:tcPr>
          <w:p w14:paraId="3161020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WCC</w:t>
            </w:r>
          </w:p>
        </w:tc>
      </w:tr>
      <w:tr w:rsidR="0053595F" w:rsidRPr="00E856A4" w14:paraId="1B88AB0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F07F74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163</w:t>
            </w:r>
          </w:p>
        </w:tc>
        <w:tc>
          <w:tcPr>
            <w:tcW w:w="1200" w:type="dxa"/>
            <w:noWrap/>
            <w:hideMark/>
          </w:tcPr>
          <w:p w14:paraId="4FA5826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IFN</w:t>
            </w:r>
          </w:p>
        </w:tc>
      </w:tr>
      <w:tr w:rsidR="0053595F" w:rsidRPr="00E856A4" w14:paraId="2513B78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516A7F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164</w:t>
            </w:r>
          </w:p>
        </w:tc>
        <w:tc>
          <w:tcPr>
            <w:tcW w:w="1200" w:type="dxa"/>
            <w:noWrap/>
            <w:hideMark/>
          </w:tcPr>
          <w:p w14:paraId="3136F9A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EGPT</w:t>
            </w:r>
          </w:p>
        </w:tc>
      </w:tr>
      <w:tr w:rsidR="0053595F" w:rsidRPr="00E856A4" w14:paraId="5C220BB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075BE8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165</w:t>
            </w:r>
          </w:p>
        </w:tc>
        <w:tc>
          <w:tcPr>
            <w:tcW w:w="1200" w:type="dxa"/>
            <w:noWrap/>
            <w:hideMark/>
          </w:tcPr>
          <w:p w14:paraId="401AB86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PHK</w:t>
            </w:r>
          </w:p>
        </w:tc>
      </w:tr>
      <w:tr w:rsidR="0053595F" w:rsidRPr="00E856A4" w14:paraId="3E0A059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128097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166</w:t>
            </w:r>
          </w:p>
        </w:tc>
        <w:tc>
          <w:tcPr>
            <w:tcW w:w="1200" w:type="dxa"/>
            <w:noWrap/>
            <w:hideMark/>
          </w:tcPr>
          <w:p w14:paraId="17FF73C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GLV</w:t>
            </w:r>
          </w:p>
        </w:tc>
      </w:tr>
      <w:tr w:rsidR="0053595F" w:rsidRPr="00E856A4" w14:paraId="1B1D87A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186543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167</w:t>
            </w:r>
          </w:p>
        </w:tc>
        <w:tc>
          <w:tcPr>
            <w:tcW w:w="1200" w:type="dxa"/>
            <w:noWrap/>
            <w:hideMark/>
          </w:tcPr>
          <w:p w14:paraId="3958B4D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proofErr w:type="gramStart"/>
            <w:r w:rsidRPr="00E856A4">
              <w:rPr>
                <w:rFonts w:asciiTheme="minorBidi" w:eastAsia="Times New Roman" w:hAnsiTheme="minorBidi"/>
                <w:color w:val="000000"/>
                <w:sz w:val="24"/>
                <w:szCs w:val="24"/>
              </w:rPr>
              <w:t>RF.A</w:t>
            </w:r>
            <w:proofErr w:type="gramEnd"/>
          </w:p>
        </w:tc>
      </w:tr>
      <w:tr w:rsidR="0053595F" w:rsidRPr="00E856A4" w14:paraId="406C548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6EAB1D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168</w:t>
            </w:r>
          </w:p>
        </w:tc>
        <w:tc>
          <w:tcPr>
            <w:tcW w:w="1200" w:type="dxa"/>
            <w:noWrap/>
            <w:hideMark/>
          </w:tcPr>
          <w:p w14:paraId="04B57594"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CCIH</w:t>
            </w:r>
          </w:p>
        </w:tc>
      </w:tr>
      <w:tr w:rsidR="0053595F" w:rsidRPr="00E856A4" w14:paraId="4A9841B4"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6F3ADD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169</w:t>
            </w:r>
          </w:p>
        </w:tc>
        <w:tc>
          <w:tcPr>
            <w:tcW w:w="1200" w:type="dxa"/>
            <w:noWrap/>
            <w:hideMark/>
          </w:tcPr>
          <w:p w14:paraId="1D61C39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ERX</w:t>
            </w:r>
          </w:p>
        </w:tc>
      </w:tr>
      <w:tr w:rsidR="0053595F" w:rsidRPr="00E856A4" w14:paraId="7C9BA40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E1D80C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170</w:t>
            </w:r>
          </w:p>
        </w:tc>
        <w:tc>
          <w:tcPr>
            <w:tcW w:w="1200" w:type="dxa"/>
            <w:noWrap/>
            <w:hideMark/>
          </w:tcPr>
          <w:p w14:paraId="5CE29C86"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CHT</w:t>
            </w:r>
          </w:p>
        </w:tc>
      </w:tr>
      <w:tr w:rsidR="0053595F" w:rsidRPr="00E856A4" w14:paraId="106CD1E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9F0C19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171</w:t>
            </w:r>
          </w:p>
        </w:tc>
        <w:tc>
          <w:tcPr>
            <w:tcW w:w="1200" w:type="dxa"/>
            <w:noWrap/>
            <w:hideMark/>
          </w:tcPr>
          <w:p w14:paraId="243E987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HRL</w:t>
            </w:r>
          </w:p>
        </w:tc>
      </w:tr>
      <w:tr w:rsidR="0053595F" w:rsidRPr="00E856A4" w14:paraId="20E2AA6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9BD19E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172</w:t>
            </w:r>
          </w:p>
        </w:tc>
        <w:tc>
          <w:tcPr>
            <w:tcW w:w="1200" w:type="dxa"/>
            <w:noWrap/>
            <w:hideMark/>
          </w:tcPr>
          <w:p w14:paraId="2697995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BR</w:t>
            </w:r>
          </w:p>
        </w:tc>
      </w:tr>
      <w:tr w:rsidR="0053595F" w:rsidRPr="00E856A4" w14:paraId="1E7D9D1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2B0C8D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173</w:t>
            </w:r>
          </w:p>
        </w:tc>
        <w:tc>
          <w:tcPr>
            <w:tcW w:w="1200" w:type="dxa"/>
            <w:noWrap/>
            <w:hideMark/>
          </w:tcPr>
          <w:p w14:paraId="43152D74"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MEOH</w:t>
            </w:r>
          </w:p>
        </w:tc>
      </w:tr>
      <w:tr w:rsidR="0053595F" w:rsidRPr="00E856A4" w14:paraId="7E18126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3FFA4E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174</w:t>
            </w:r>
          </w:p>
        </w:tc>
        <w:tc>
          <w:tcPr>
            <w:tcW w:w="1200" w:type="dxa"/>
            <w:noWrap/>
            <w:hideMark/>
          </w:tcPr>
          <w:p w14:paraId="11658125"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IWP</w:t>
            </w:r>
          </w:p>
        </w:tc>
      </w:tr>
      <w:tr w:rsidR="0053595F" w:rsidRPr="00E856A4" w14:paraId="064D756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C86C87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175</w:t>
            </w:r>
          </w:p>
        </w:tc>
        <w:tc>
          <w:tcPr>
            <w:tcW w:w="1200" w:type="dxa"/>
            <w:noWrap/>
            <w:hideMark/>
          </w:tcPr>
          <w:p w14:paraId="59C56F5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IDE</w:t>
            </w:r>
          </w:p>
        </w:tc>
      </w:tr>
      <w:tr w:rsidR="0053595F" w:rsidRPr="00E856A4" w14:paraId="5295862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49D187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176</w:t>
            </w:r>
          </w:p>
        </w:tc>
        <w:tc>
          <w:tcPr>
            <w:tcW w:w="1200" w:type="dxa"/>
            <w:noWrap/>
            <w:hideMark/>
          </w:tcPr>
          <w:p w14:paraId="79BFEA8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HIX</w:t>
            </w:r>
          </w:p>
        </w:tc>
      </w:tr>
      <w:tr w:rsidR="0053595F" w:rsidRPr="00E856A4" w14:paraId="02EA7B2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D484DB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177</w:t>
            </w:r>
          </w:p>
        </w:tc>
        <w:tc>
          <w:tcPr>
            <w:tcW w:w="1200" w:type="dxa"/>
            <w:noWrap/>
            <w:hideMark/>
          </w:tcPr>
          <w:p w14:paraId="69DA9DF4"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TWO</w:t>
            </w:r>
          </w:p>
        </w:tc>
      </w:tr>
      <w:tr w:rsidR="0053595F" w:rsidRPr="00E856A4" w14:paraId="51C2A0B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8823A2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178</w:t>
            </w:r>
          </w:p>
        </w:tc>
        <w:tc>
          <w:tcPr>
            <w:tcW w:w="1200" w:type="dxa"/>
            <w:noWrap/>
            <w:hideMark/>
          </w:tcPr>
          <w:p w14:paraId="36FE384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GALT</w:t>
            </w:r>
          </w:p>
        </w:tc>
      </w:tr>
      <w:tr w:rsidR="0053595F" w:rsidRPr="00E856A4" w14:paraId="743BFD4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29B5B0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179</w:t>
            </w:r>
          </w:p>
        </w:tc>
        <w:tc>
          <w:tcPr>
            <w:tcW w:w="1200" w:type="dxa"/>
            <w:noWrap/>
            <w:hideMark/>
          </w:tcPr>
          <w:p w14:paraId="0D00D6C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VNQ</w:t>
            </w:r>
          </w:p>
        </w:tc>
      </w:tr>
      <w:tr w:rsidR="0053595F" w:rsidRPr="00E856A4" w14:paraId="282B878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C6FC7E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180</w:t>
            </w:r>
          </w:p>
        </w:tc>
        <w:tc>
          <w:tcPr>
            <w:tcW w:w="1200" w:type="dxa"/>
            <w:noWrap/>
            <w:hideMark/>
          </w:tcPr>
          <w:p w14:paraId="2755F88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GTIM</w:t>
            </w:r>
          </w:p>
        </w:tc>
      </w:tr>
      <w:tr w:rsidR="0053595F" w:rsidRPr="00E856A4" w14:paraId="49793C8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8FAA93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181</w:t>
            </w:r>
          </w:p>
        </w:tc>
        <w:tc>
          <w:tcPr>
            <w:tcW w:w="1200" w:type="dxa"/>
            <w:noWrap/>
            <w:hideMark/>
          </w:tcPr>
          <w:p w14:paraId="3339BFA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LAD</w:t>
            </w:r>
          </w:p>
        </w:tc>
      </w:tr>
      <w:tr w:rsidR="0053595F" w:rsidRPr="00E856A4" w14:paraId="4E20756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B1329D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lastRenderedPageBreak/>
              <w:t>182</w:t>
            </w:r>
          </w:p>
        </w:tc>
        <w:tc>
          <w:tcPr>
            <w:tcW w:w="1200" w:type="dxa"/>
            <w:noWrap/>
            <w:hideMark/>
          </w:tcPr>
          <w:p w14:paraId="3938ABB8"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CPK</w:t>
            </w:r>
          </w:p>
        </w:tc>
      </w:tr>
      <w:tr w:rsidR="0053595F" w:rsidRPr="00E856A4" w14:paraId="4BA4A1C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E45D0A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183</w:t>
            </w:r>
          </w:p>
        </w:tc>
        <w:tc>
          <w:tcPr>
            <w:tcW w:w="1200" w:type="dxa"/>
            <w:noWrap/>
            <w:hideMark/>
          </w:tcPr>
          <w:p w14:paraId="676292B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IJS</w:t>
            </w:r>
          </w:p>
        </w:tc>
      </w:tr>
      <w:tr w:rsidR="0053595F" w:rsidRPr="00E856A4" w14:paraId="7956EE7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5DFE4F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184</w:t>
            </w:r>
          </w:p>
        </w:tc>
        <w:tc>
          <w:tcPr>
            <w:tcW w:w="1200" w:type="dxa"/>
            <w:noWrap/>
            <w:hideMark/>
          </w:tcPr>
          <w:p w14:paraId="79602AC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PSK</w:t>
            </w:r>
          </w:p>
        </w:tc>
      </w:tr>
      <w:tr w:rsidR="0053595F" w:rsidRPr="00E856A4" w14:paraId="47BA17C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707059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185</w:t>
            </w:r>
          </w:p>
        </w:tc>
        <w:tc>
          <w:tcPr>
            <w:tcW w:w="1200" w:type="dxa"/>
            <w:noWrap/>
            <w:hideMark/>
          </w:tcPr>
          <w:p w14:paraId="036EAB9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SNPS</w:t>
            </w:r>
          </w:p>
        </w:tc>
      </w:tr>
      <w:tr w:rsidR="0053595F" w:rsidRPr="00E856A4" w14:paraId="7149915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92FD9A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186</w:t>
            </w:r>
          </w:p>
        </w:tc>
        <w:tc>
          <w:tcPr>
            <w:tcW w:w="1200" w:type="dxa"/>
            <w:noWrap/>
            <w:hideMark/>
          </w:tcPr>
          <w:p w14:paraId="4BBEC99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FFIN</w:t>
            </w:r>
          </w:p>
        </w:tc>
      </w:tr>
      <w:tr w:rsidR="0053595F" w:rsidRPr="00E856A4" w14:paraId="54BEAE5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E59490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187</w:t>
            </w:r>
          </w:p>
        </w:tc>
        <w:tc>
          <w:tcPr>
            <w:tcW w:w="1200" w:type="dxa"/>
            <w:noWrap/>
            <w:hideMark/>
          </w:tcPr>
          <w:p w14:paraId="3253D27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CHGG</w:t>
            </w:r>
          </w:p>
        </w:tc>
      </w:tr>
      <w:tr w:rsidR="0053595F" w:rsidRPr="00E856A4" w14:paraId="3469037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232605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188</w:t>
            </w:r>
          </w:p>
        </w:tc>
        <w:tc>
          <w:tcPr>
            <w:tcW w:w="1200" w:type="dxa"/>
            <w:noWrap/>
            <w:hideMark/>
          </w:tcPr>
          <w:p w14:paraId="51A7FB85"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GHM</w:t>
            </w:r>
          </w:p>
        </w:tc>
      </w:tr>
      <w:tr w:rsidR="0053595F" w:rsidRPr="00E856A4" w14:paraId="102CB0A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BB5F5F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189</w:t>
            </w:r>
          </w:p>
        </w:tc>
        <w:tc>
          <w:tcPr>
            <w:tcW w:w="1200" w:type="dxa"/>
            <w:noWrap/>
            <w:hideMark/>
          </w:tcPr>
          <w:p w14:paraId="4EAAF95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MET</w:t>
            </w:r>
          </w:p>
        </w:tc>
      </w:tr>
      <w:tr w:rsidR="0053595F" w:rsidRPr="00E856A4" w14:paraId="33F6C47C"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D8126D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190</w:t>
            </w:r>
          </w:p>
        </w:tc>
        <w:tc>
          <w:tcPr>
            <w:tcW w:w="1200" w:type="dxa"/>
            <w:noWrap/>
            <w:hideMark/>
          </w:tcPr>
          <w:p w14:paraId="7EBD01B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MCF</w:t>
            </w:r>
          </w:p>
        </w:tc>
      </w:tr>
      <w:tr w:rsidR="0053595F" w:rsidRPr="00E856A4" w14:paraId="63EC2B1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CDC932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191</w:t>
            </w:r>
          </w:p>
        </w:tc>
        <w:tc>
          <w:tcPr>
            <w:tcW w:w="1200" w:type="dxa"/>
            <w:noWrap/>
            <w:hideMark/>
          </w:tcPr>
          <w:p w14:paraId="55060B4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SOHO</w:t>
            </w:r>
          </w:p>
        </w:tc>
      </w:tr>
      <w:tr w:rsidR="0053595F" w:rsidRPr="00E856A4" w14:paraId="12A492E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63CF77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192</w:t>
            </w:r>
          </w:p>
        </w:tc>
        <w:tc>
          <w:tcPr>
            <w:tcW w:w="1200" w:type="dxa"/>
            <w:noWrap/>
            <w:hideMark/>
          </w:tcPr>
          <w:p w14:paraId="1BEDF38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NVG</w:t>
            </w:r>
          </w:p>
        </w:tc>
      </w:tr>
      <w:tr w:rsidR="0053595F" w:rsidRPr="00E856A4" w14:paraId="633F8BD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EA39FD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193</w:t>
            </w:r>
          </w:p>
        </w:tc>
        <w:tc>
          <w:tcPr>
            <w:tcW w:w="1200" w:type="dxa"/>
            <w:noWrap/>
            <w:hideMark/>
          </w:tcPr>
          <w:p w14:paraId="7638271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TAO</w:t>
            </w:r>
          </w:p>
        </w:tc>
      </w:tr>
      <w:tr w:rsidR="0053595F" w:rsidRPr="00E856A4" w14:paraId="1EFD667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7E4C13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194</w:t>
            </w:r>
          </w:p>
        </w:tc>
        <w:tc>
          <w:tcPr>
            <w:tcW w:w="1200" w:type="dxa"/>
            <w:noWrap/>
            <w:hideMark/>
          </w:tcPr>
          <w:p w14:paraId="3DD4924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RVT</w:t>
            </w:r>
          </w:p>
        </w:tc>
      </w:tr>
      <w:tr w:rsidR="0053595F" w:rsidRPr="00E856A4" w14:paraId="6E242CD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A50E2E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195</w:t>
            </w:r>
          </w:p>
        </w:tc>
        <w:tc>
          <w:tcPr>
            <w:tcW w:w="1200" w:type="dxa"/>
            <w:noWrap/>
            <w:hideMark/>
          </w:tcPr>
          <w:p w14:paraId="0C1DCBE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MIDD</w:t>
            </w:r>
          </w:p>
        </w:tc>
      </w:tr>
      <w:tr w:rsidR="0053595F" w:rsidRPr="00E856A4" w14:paraId="4E3C427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CDA133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196</w:t>
            </w:r>
          </w:p>
        </w:tc>
        <w:tc>
          <w:tcPr>
            <w:tcW w:w="1200" w:type="dxa"/>
            <w:noWrap/>
            <w:hideMark/>
          </w:tcPr>
          <w:p w14:paraId="55202BC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EWC</w:t>
            </w:r>
          </w:p>
        </w:tc>
      </w:tr>
      <w:tr w:rsidR="0053595F" w:rsidRPr="00E856A4" w14:paraId="7E7EEBD1"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8CDB80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197</w:t>
            </w:r>
          </w:p>
        </w:tc>
        <w:tc>
          <w:tcPr>
            <w:tcW w:w="1200" w:type="dxa"/>
            <w:noWrap/>
            <w:hideMark/>
          </w:tcPr>
          <w:p w14:paraId="0719A94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EFG</w:t>
            </w:r>
          </w:p>
        </w:tc>
      </w:tr>
      <w:tr w:rsidR="0053595F" w:rsidRPr="00E856A4" w14:paraId="2B513CD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6299C8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198</w:t>
            </w:r>
          </w:p>
        </w:tc>
        <w:tc>
          <w:tcPr>
            <w:tcW w:w="1200" w:type="dxa"/>
            <w:noWrap/>
            <w:hideMark/>
          </w:tcPr>
          <w:p w14:paraId="6566943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HIIQ</w:t>
            </w:r>
          </w:p>
        </w:tc>
      </w:tr>
      <w:tr w:rsidR="0053595F" w:rsidRPr="00E856A4" w14:paraId="0F9D4D4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698517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199</w:t>
            </w:r>
          </w:p>
        </w:tc>
        <w:tc>
          <w:tcPr>
            <w:tcW w:w="1200" w:type="dxa"/>
            <w:noWrap/>
            <w:hideMark/>
          </w:tcPr>
          <w:p w14:paraId="7C7AD72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STML</w:t>
            </w:r>
          </w:p>
        </w:tc>
      </w:tr>
      <w:tr w:rsidR="0053595F" w:rsidRPr="00E856A4" w14:paraId="31AB91AB"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0AABA1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200</w:t>
            </w:r>
          </w:p>
        </w:tc>
        <w:tc>
          <w:tcPr>
            <w:tcW w:w="1200" w:type="dxa"/>
            <w:noWrap/>
            <w:hideMark/>
          </w:tcPr>
          <w:p w14:paraId="50B1022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GCC</w:t>
            </w:r>
          </w:p>
        </w:tc>
      </w:tr>
      <w:tr w:rsidR="0053595F" w:rsidRPr="00E856A4" w14:paraId="15E9F8C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E00134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201</w:t>
            </w:r>
          </w:p>
        </w:tc>
        <w:tc>
          <w:tcPr>
            <w:tcW w:w="1200" w:type="dxa"/>
            <w:noWrap/>
            <w:hideMark/>
          </w:tcPr>
          <w:p w14:paraId="03EF7F0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SPTL</w:t>
            </w:r>
          </w:p>
        </w:tc>
      </w:tr>
      <w:tr w:rsidR="0053595F" w:rsidRPr="00E856A4" w14:paraId="5041F25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BF9C91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202</w:t>
            </w:r>
          </w:p>
        </w:tc>
        <w:tc>
          <w:tcPr>
            <w:tcW w:w="1200" w:type="dxa"/>
            <w:noWrap/>
            <w:hideMark/>
          </w:tcPr>
          <w:p w14:paraId="48A3D57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MIDZ</w:t>
            </w:r>
          </w:p>
        </w:tc>
      </w:tr>
      <w:tr w:rsidR="0053595F" w:rsidRPr="00E856A4" w14:paraId="3B18C04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CFB4DA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203</w:t>
            </w:r>
          </w:p>
        </w:tc>
        <w:tc>
          <w:tcPr>
            <w:tcW w:w="1200" w:type="dxa"/>
            <w:noWrap/>
            <w:hideMark/>
          </w:tcPr>
          <w:p w14:paraId="1FDEA2D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GM</w:t>
            </w:r>
          </w:p>
        </w:tc>
      </w:tr>
      <w:tr w:rsidR="0053595F" w:rsidRPr="00E856A4" w14:paraId="09610C7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F9659C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204</w:t>
            </w:r>
          </w:p>
        </w:tc>
        <w:tc>
          <w:tcPr>
            <w:tcW w:w="1200" w:type="dxa"/>
            <w:noWrap/>
            <w:hideMark/>
          </w:tcPr>
          <w:p w14:paraId="05FE572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PLD</w:t>
            </w:r>
          </w:p>
        </w:tc>
      </w:tr>
      <w:tr w:rsidR="0053595F" w:rsidRPr="00E856A4" w14:paraId="44A4094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B2800A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205</w:t>
            </w:r>
          </w:p>
        </w:tc>
        <w:tc>
          <w:tcPr>
            <w:tcW w:w="1200" w:type="dxa"/>
            <w:noWrap/>
            <w:hideMark/>
          </w:tcPr>
          <w:p w14:paraId="78ADF52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PEJ</w:t>
            </w:r>
          </w:p>
        </w:tc>
      </w:tr>
      <w:tr w:rsidR="0053595F" w:rsidRPr="00E856A4" w14:paraId="33D7D2C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404D6B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206</w:t>
            </w:r>
          </w:p>
        </w:tc>
        <w:tc>
          <w:tcPr>
            <w:tcW w:w="1200" w:type="dxa"/>
            <w:noWrap/>
            <w:hideMark/>
          </w:tcPr>
          <w:p w14:paraId="28ADEFD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SUNS</w:t>
            </w:r>
          </w:p>
        </w:tc>
      </w:tr>
      <w:tr w:rsidR="0053595F" w:rsidRPr="00E856A4" w14:paraId="2BDD27F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9BD8F1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207</w:t>
            </w:r>
          </w:p>
        </w:tc>
        <w:tc>
          <w:tcPr>
            <w:tcW w:w="1200" w:type="dxa"/>
            <w:noWrap/>
            <w:hideMark/>
          </w:tcPr>
          <w:p w14:paraId="7827D9D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CYRN</w:t>
            </w:r>
          </w:p>
        </w:tc>
      </w:tr>
      <w:tr w:rsidR="0053595F" w:rsidRPr="00E856A4" w14:paraId="1467283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E53B36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208</w:t>
            </w:r>
          </w:p>
        </w:tc>
        <w:tc>
          <w:tcPr>
            <w:tcW w:w="1200" w:type="dxa"/>
            <w:noWrap/>
            <w:hideMark/>
          </w:tcPr>
          <w:p w14:paraId="4C1673D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NHC</w:t>
            </w:r>
          </w:p>
        </w:tc>
      </w:tr>
      <w:tr w:rsidR="0053595F" w:rsidRPr="00E856A4" w14:paraId="5E85FED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47EC4C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209</w:t>
            </w:r>
          </w:p>
        </w:tc>
        <w:tc>
          <w:tcPr>
            <w:tcW w:w="1200" w:type="dxa"/>
            <w:noWrap/>
            <w:hideMark/>
          </w:tcPr>
          <w:p w14:paraId="1E4F2D3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BECN</w:t>
            </w:r>
          </w:p>
        </w:tc>
      </w:tr>
      <w:tr w:rsidR="0053595F" w:rsidRPr="00E856A4" w14:paraId="739EFB4B"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58EDEA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210</w:t>
            </w:r>
          </w:p>
        </w:tc>
        <w:tc>
          <w:tcPr>
            <w:tcW w:w="1200" w:type="dxa"/>
            <w:noWrap/>
            <w:hideMark/>
          </w:tcPr>
          <w:p w14:paraId="6501080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WEC</w:t>
            </w:r>
          </w:p>
        </w:tc>
      </w:tr>
      <w:tr w:rsidR="0053595F" w:rsidRPr="00E856A4" w14:paraId="5174C191"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51B4FE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211</w:t>
            </w:r>
          </w:p>
        </w:tc>
        <w:tc>
          <w:tcPr>
            <w:tcW w:w="1200" w:type="dxa"/>
            <w:noWrap/>
            <w:hideMark/>
          </w:tcPr>
          <w:p w14:paraId="73D51AD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ETJ</w:t>
            </w:r>
          </w:p>
        </w:tc>
      </w:tr>
      <w:tr w:rsidR="0053595F" w:rsidRPr="00E856A4" w14:paraId="3E2ABEA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732A88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212</w:t>
            </w:r>
          </w:p>
        </w:tc>
        <w:tc>
          <w:tcPr>
            <w:tcW w:w="1200" w:type="dxa"/>
            <w:noWrap/>
            <w:hideMark/>
          </w:tcPr>
          <w:p w14:paraId="3D77F625"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PCEF</w:t>
            </w:r>
          </w:p>
        </w:tc>
      </w:tr>
      <w:tr w:rsidR="0053595F" w:rsidRPr="00E856A4" w14:paraId="7D6FDF6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8E03AD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213</w:t>
            </w:r>
          </w:p>
        </w:tc>
        <w:tc>
          <w:tcPr>
            <w:tcW w:w="1200" w:type="dxa"/>
            <w:noWrap/>
            <w:hideMark/>
          </w:tcPr>
          <w:p w14:paraId="1D3E633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BSCK</w:t>
            </w:r>
          </w:p>
        </w:tc>
      </w:tr>
      <w:tr w:rsidR="0053595F" w:rsidRPr="00E856A4" w14:paraId="020EF09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7DB8B9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214</w:t>
            </w:r>
          </w:p>
        </w:tc>
        <w:tc>
          <w:tcPr>
            <w:tcW w:w="1200" w:type="dxa"/>
            <w:noWrap/>
            <w:hideMark/>
          </w:tcPr>
          <w:p w14:paraId="4C876A8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HCI</w:t>
            </w:r>
          </w:p>
        </w:tc>
      </w:tr>
      <w:tr w:rsidR="0053595F" w:rsidRPr="00E856A4" w14:paraId="266FD7BB"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22FF2F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215</w:t>
            </w:r>
          </w:p>
        </w:tc>
        <w:tc>
          <w:tcPr>
            <w:tcW w:w="1200" w:type="dxa"/>
            <w:noWrap/>
            <w:hideMark/>
          </w:tcPr>
          <w:p w14:paraId="5488FD7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AGYS</w:t>
            </w:r>
          </w:p>
        </w:tc>
      </w:tr>
      <w:tr w:rsidR="0053595F" w:rsidRPr="00E856A4" w14:paraId="29CC0B7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BB3E83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216</w:t>
            </w:r>
          </w:p>
        </w:tc>
        <w:tc>
          <w:tcPr>
            <w:tcW w:w="1200" w:type="dxa"/>
            <w:noWrap/>
            <w:hideMark/>
          </w:tcPr>
          <w:p w14:paraId="2FDF6FA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MUC</w:t>
            </w:r>
          </w:p>
        </w:tc>
      </w:tr>
      <w:tr w:rsidR="0053595F" w:rsidRPr="00E856A4" w14:paraId="14A7B584"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3E01F2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217</w:t>
            </w:r>
          </w:p>
        </w:tc>
        <w:tc>
          <w:tcPr>
            <w:tcW w:w="1200" w:type="dxa"/>
            <w:noWrap/>
            <w:hideMark/>
          </w:tcPr>
          <w:p w14:paraId="181910D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NGS</w:t>
            </w:r>
          </w:p>
        </w:tc>
      </w:tr>
      <w:tr w:rsidR="0053595F" w:rsidRPr="00E856A4" w14:paraId="54A9ED1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0EB3F4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218</w:t>
            </w:r>
          </w:p>
        </w:tc>
        <w:tc>
          <w:tcPr>
            <w:tcW w:w="1200" w:type="dxa"/>
            <w:noWrap/>
            <w:hideMark/>
          </w:tcPr>
          <w:p w14:paraId="5BE754B8"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DUC</w:t>
            </w:r>
          </w:p>
        </w:tc>
      </w:tr>
      <w:tr w:rsidR="0053595F" w:rsidRPr="00E856A4" w14:paraId="1F8AE68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5F94CE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219</w:t>
            </w:r>
          </w:p>
        </w:tc>
        <w:tc>
          <w:tcPr>
            <w:tcW w:w="1200" w:type="dxa"/>
            <w:noWrap/>
            <w:hideMark/>
          </w:tcPr>
          <w:p w14:paraId="1808AAB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IOVA</w:t>
            </w:r>
          </w:p>
        </w:tc>
      </w:tr>
      <w:tr w:rsidR="0053595F" w:rsidRPr="00E856A4" w14:paraId="341EAE9C"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EBBC3E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220</w:t>
            </w:r>
          </w:p>
        </w:tc>
        <w:tc>
          <w:tcPr>
            <w:tcW w:w="1200" w:type="dxa"/>
            <w:noWrap/>
            <w:hideMark/>
          </w:tcPr>
          <w:p w14:paraId="745676F6"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JWN</w:t>
            </w:r>
          </w:p>
        </w:tc>
      </w:tr>
      <w:tr w:rsidR="0053595F" w:rsidRPr="00E856A4" w14:paraId="70A19627"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81D583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lastRenderedPageBreak/>
              <w:t>221</w:t>
            </w:r>
          </w:p>
        </w:tc>
        <w:tc>
          <w:tcPr>
            <w:tcW w:w="1200" w:type="dxa"/>
            <w:noWrap/>
            <w:hideMark/>
          </w:tcPr>
          <w:p w14:paraId="38CECD2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CEV</w:t>
            </w:r>
          </w:p>
        </w:tc>
      </w:tr>
      <w:tr w:rsidR="0053595F" w:rsidRPr="00E856A4" w14:paraId="69DAA49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20A447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222</w:t>
            </w:r>
          </w:p>
        </w:tc>
        <w:tc>
          <w:tcPr>
            <w:tcW w:w="1200" w:type="dxa"/>
            <w:noWrap/>
            <w:hideMark/>
          </w:tcPr>
          <w:p w14:paraId="5EF14B1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ODP</w:t>
            </w:r>
          </w:p>
        </w:tc>
      </w:tr>
      <w:tr w:rsidR="0053595F" w:rsidRPr="00E856A4" w14:paraId="52E634B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3E95A0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223</w:t>
            </w:r>
          </w:p>
        </w:tc>
        <w:tc>
          <w:tcPr>
            <w:tcW w:w="1200" w:type="dxa"/>
            <w:noWrap/>
            <w:hideMark/>
          </w:tcPr>
          <w:p w14:paraId="2A2E725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SYMC</w:t>
            </w:r>
          </w:p>
        </w:tc>
      </w:tr>
      <w:tr w:rsidR="0053595F" w:rsidRPr="00E856A4" w14:paraId="0B59F0C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48270D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224</w:t>
            </w:r>
          </w:p>
        </w:tc>
        <w:tc>
          <w:tcPr>
            <w:tcW w:w="1200" w:type="dxa"/>
            <w:noWrap/>
            <w:hideMark/>
          </w:tcPr>
          <w:p w14:paraId="7B3069D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VSEC</w:t>
            </w:r>
          </w:p>
        </w:tc>
      </w:tr>
      <w:tr w:rsidR="0053595F" w:rsidRPr="00E856A4" w14:paraId="44DDBF14"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47672F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225</w:t>
            </w:r>
          </w:p>
        </w:tc>
        <w:tc>
          <w:tcPr>
            <w:tcW w:w="1200" w:type="dxa"/>
            <w:noWrap/>
            <w:hideMark/>
          </w:tcPr>
          <w:p w14:paraId="1F240B9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AHT.D</w:t>
            </w:r>
          </w:p>
        </w:tc>
      </w:tr>
      <w:tr w:rsidR="0053595F" w:rsidRPr="00E856A4" w14:paraId="4953C7D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9F83B9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226</w:t>
            </w:r>
          </w:p>
        </w:tc>
        <w:tc>
          <w:tcPr>
            <w:tcW w:w="1200" w:type="dxa"/>
            <w:noWrap/>
            <w:hideMark/>
          </w:tcPr>
          <w:p w14:paraId="13128A64"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CZNC</w:t>
            </w:r>
          </w:p>
        </w:tc>
      </w:tr>
      <w:tr w:rsidR="0053595F" w:rsidRPr="00E856A4" w14:paraId="1EDD99A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E264EB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227</w:t>
            </w:r>
          </w:p>
        </w:tc>
        <w:tc>
          <w:tcPr>
            <w:tcW w:w="1200" w:type="dxa"/>
            <w:noWrap/>
            <w:hideMark/>
          </w:tcPr>
          <w:p w14:paraId="0EA65A2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SOXS</w:t>
            </w:r>
          </w:p>
        </w:tc>
      </w:tr>
      <w:tr w:rsidR="0053595F" w:rsidRPr="00E856A4" w14:paraId="25B810D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65C95C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228</w:t>
            </w:r>
          </w:p>
        </w:tc>
        <w:tc>
          <w:tcPr>
            <w:tcW w:w="1200" w:type="dxa"/>
            <w:noWrap/>
            <w:hideMark/>
          </w:tcPr>
          <w:p w14:paraId="18EBB62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PRGX</w:t>
            </w:r>
          </w:p>
        </w:tc>
      </w:tr>
      <w:tr w:rsidR="0053595F" w:rsidRPr="00E856A4" w14:paraId="5BC6DB0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16A1E8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229</w:t>
            </w:r>
          </w:p>
        </w:tc>
        <w:tc>
          <w:tcPr>
            <w:tcW w:w="1200" w:type="dxa"/>
            <w:noWrap/>
            <w:hideMark/>
          </w:tcPr>
          <w:p w14:paraId="7F2223D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TDS</w:t>
            </w:r>
          </w:p>
        </w:tc>
      </w:tr>
      <w:tr w:rsidR="0053595F" w:rsidRPr="00E856A4" w14:paraId="2C35A7F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6CDA49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230</w:t>
            </w:r>
          </w:p>
        </w:tc>
        <w:tc>
          <w:tcPr>
            <w:tcW w:w="1200" w:type="dxa"/>
            <w:noWrap/>
            <w:hideMark/>
          </w:tcPr>
          <w:p w14:paraId="4A2FF0C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IYW</w:t>
            </w:r>
          </w:p>
        </w:tc>
      </w:tr>
      <w:tr w:rsidR="0053595F" w:rsidRPr="00E856A4" w14:paraId="120A3FCB"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178764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231</w:t>
            </w:r>
          </w:p>
        </w:tc>
        <w:tc>
          <w:tcPr>
            <w:tcW w:w="1200" w:type="dxa"/>
            <w:noWrap/>
            <w:hideMark/>
          </w:tcPr>
          <w:p w14:paraId="255D942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FUND</w:t>
            </w:r>
          </w:p>
        </w:tc>
      </w:tr>
      <w:tr w:rsidR="0053595F" w:rsidRPr="00E856A4" w14:paraId="21FBCBB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E3E002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232</w:t>
            </w:r>
          </w:p>
        </w:tc>
        <w:tc>
          <w:tcPr>
            <w:tcW w:w="1200" w:type="dxa"/>
            <w:noWrap/>
            <w:hideMark/>
          </w:tcPr>
          <w:p w14:paraId="1B979A0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MDSO</w:t>
            </w:r>
          </w:p>
        </w:tc>
      </w:tr>
      <w:tr w:rsidR="0053595F" w:rsidRPr="00E856A4" w14:paraId="46F48E6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3C2090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233</w:t>
            </w:r>
          </w:p>
        </w:tc>
        <w:tc>
          <w:tcPr>
            <w:tcW w:w="1200" w:type="dxa"/>
            <w:noWrap/>
            <w:hideMark/>
          </w:tcPr>
          <w:p w14:paraId="55E17FE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EWO</w:t>
            </w:r>
          </w:p>
        </w:tc>
      </w:tr>
      <w:tr w:rsidR="0053595F" w:rsidRPr="00E856A4" w14:paraId="57921FE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F078B7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234</w:t>
            </w:r>
          </w:p>
        </w:tc>
        <w:tc>
          <w:tcPr>
            <w:tcW w:w="1200" w:type="dxa"/>
            <w:noWrap/>
            <w:hideMark/>
          </w:tcPr>
          <w:p w14:paraId="4F7F093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AIV</w:t>
            </w:r>
          </w:p>
        </w:tc>
      </w:tr>
      <w:tr w:rsidR="0053595F" w:rsidRPr="00E856A4" w14:paraId="01DDEBB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BDFE53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235</w:t>
            </w:r>
          </w:p>
        </w:tc>
        <w:tc>
          <w:tcPr>
            <w:tcW w:w="1200" w:type="dxa"/>
            <w:noWrap/>
            <w:hideMark/>
          </w:tcPr>
          <w:p w14:paraId="7768930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UPW</w:t>
            </w:r>
          </w:p>
        </w:tc>
      </w:tr>
      <w:tr w:rsidR="0053595F" w:rsidRPr="00E856A4" w14:paraId="5C9C61F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9A8490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236</w:t>
            </w:r>
          </w:p>
        </w:tc>
        <w:tc>
          <w:tcPr>
            <w:tcW w:w="1200" w:type="dxa"/>
            <w:noWrap/>
            <w:hideMark/>
          </w:tcPr>
          <w:p w14:paraId="0805ABC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UIHC</w:t>
            </w:r>
          </w:p>
        </w:tc>
      </w:tr>
      <w:tr w:rsidR="0053595F" w:rsidRPr="00E856A4" w14:paraId="50036B9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66704B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237</w:t>
            </w:r>
          </w:p>
        </w:tc>
        <w:tc>
          <w:tcPr>
            <w:tcW w:w="1200" w:type="dxa"/>
            <w:noWrap/>
            <w:hideMark/>
          </w:tcPr>
          <w:p w14:paraId="692BCA7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XONE</w:t>
            </w:r>
          </w:p>
        </w:tc>
      </w:tr>
      <w:tr w:rsidR="0053595F" w:rsidRPr="00E856A4" w14:paraId="458315E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E4314F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238</w:t>
            </w:r>
          </w:p>
        </w:tc>
        <w:tc>
          <w:tcPr>
            <w:tcW w:w="1200" w:type="dxa"/>
            <w:noWrap/>
            <w:hideMark/>
          </w:tcPr>
          <w:p w14:paraId="5E88E9E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IDLV</w:t>
            </w:r>
          </w:p>
        </w:tc>
      </w:tr>
      <w:tr w:rsidR="0053595F" w:rsidRPr="00E856A4" w14:paraId="7A430D9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0EBC22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239</w:t>
            </w:r>
          </w:p>
        </w:tc>
        <w:tc>
          <w:tcPr>
            <w:tcW w:w="1200" w:type="dxa"/>
            <w:noWrap/>
            <w:hideMark/>
          </w:tcPr>
          <w:p w14:paraId="7F83B1A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ATRI</w:t>
            </w:r>
          </w:p>
        </w:tc>
      </w:tr>
      <w:tr w:rsidR="0053595F" w:rsidRPr="00E856A4" w14:paraId="407C829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96D1D1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240</w:t>
            </w:r>
          </w:p>
        </w:tc>
        <w:tc>
          <w:tcPr>
            <w:tcW w:w="1200" w:type="dxa"/>
            <w:noWrap/>
            <w:hideMark/>
          </w:tcPr>
          <w:p w14:paraId="6A00EC7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HSII</w:t>
            </w:r>
          </w:p>
        </w:tc>
      </w:tr>
      <w:tr w:rsidR="0053595F" w:rsidRPr="00E856A4" w14:paraId="6FB1C29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3AAFA9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241</w:t>
            </w:r>
          </w:p>
        </w:tc>
        <w:tc>
          <w:tcPr>
            <w:tcW w:w="1200" w:type="dxa"/>
            <w:noWrap/>
            <w:hideMark/>
          </w:tcPr>
          <w:p w14:paraId="515CC9A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NAN</w:t>
            </w:r>
          </w:p>
        </w:tc>
      </w:tr>
      <w:tr w:rsidR="0053595F" w:rsidRPr="00E856A4" w14:paraId="7EC8AD5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184204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242</w:t>
            </w:r>
          </w:p>
        </w:tc>
        <w:tc>
          <w:tcPr>
            <w:tcW w:w="1200" w:type="dxa"/>
            <w:noWrap/>
            <w:hideMark/>
          </w:tcPr>
          <w:p w14:paraId="14D65D5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OLED</w:t>
            </w:r>
          </w:p>
        </w:tc>
      </w:tr>
      <w:tr w:rsidR="0053595F" w:rsidRPr="00E856A4" w14:paraId="75F3D10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3B007A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243</w:t>
            </w:r>
          </w:p>
        </w:tc>
        <w:tc>
          <w:tcPr>
            <w:tcW w:w="1200" w:type="dxa"/>
            <w:noWrap/>
            <w:hideMark/>
          </w:tcPr>
          <w:p w14:paraId="4321778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AXGN</w:t>
            </w:r>
          </w:p>
        </w:tc>
      </w:tr>
      <w:tr w:rsidR="0053595F" w:rsidRPr="00E856A4" w14:paraId="5F8E385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5A803D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244</w:t>
            </w:r>
          </w:p>
        </w:tc>
        <w:tc>
          <w:tcPr>
            <w:tcW w:w="1200" w:type="dxa"/>
            <w:noWrap/>
            <w:hideMark/>
          </w:tcPr>
          <w:p w14:paraId="39A73AF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FRBK</w:t>
            </w:r>
          </w:p>
        </w:tc>
      </w:tr>
      <w:tr w:rsidR="0053595F" w:rsidRPr="00E856A4" w14:paraId="66E72E5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E13A82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245</w:t>
            </w:r>
          </w:p>
        </w:tc>
        <w:tc>
          <w:tcPr>
            <w:tcW w:w="1200" w:type="dxa"/>
            <w:noWrap/>
            <w:hideMark/>
          </w:tcPr>
          <w:p w14:paraId="0326145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STFC</w:t>
            </w:r>
          </w:p>
        </w:tc>
      </w:tr>
      <w:tr w:rsidR="0053595F" w:rsidRPr="00E856A4" w14:paraId="7D575BC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DE9863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246</w:t>
            </w:r>
          </w:p>
        </w:tc>
        <w:tc>
          <w:tcPr>
            <w:tcW w:w="1200" w:type="dxa"/>
            <w:noWrap/>
            <w:hideMark/>
          </w:tcPr>
          <w:p w14:paraId="12CDD454"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GSBC</w:t>
            </w:r>
          </w:p>
        </w:tc>
      </w:tr>
      <w:tr w:rsidR="0053595F" w:rsidRPr="00E856A4" w14:paraId="0D09969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B68C32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247</w:t>
            </w:r>
          </w:p>
        </w:tc>
        <w:tc>
          <w:tcPr>
            <w:tcW w:w="1200" w:type="dxa"/>
            <w:noWrap/>
            <w:hideMark/>
          </w:tcPr>
          <w:p w14:paraId="1D136B5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CPSI</w:t>
            </w:r>
          </w:p>
        </w:tc>
      </w:tr>
      <w:tr w:rsidR="0053595F" w:rsidRPr="00E856A4" w14:paraId="49D9D13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3E3CCB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248</w:t>
            </w:r>
          </w:p>
        </w:tc>
        <w:tc>
          <w:tcPr>
            <w:tcW w:w="1200" w:type="dxa"/>
            <w:noWrap/>
            <w:hideMark/>
          </w:tcPr>
          <w:p w14:paraId="1532685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IWR</w:t>
            </w:r>
          </w:p>
        </w:tc>
      </w:tr>
      <w:tr w:rsidR="0053595F" w:rsidRPr="00E856A4" w14:paraId="7A928B0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43BC4E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249</w:t>
            </w:r>
          </w:p>
        </w:tc>
        <w:tc>
          <w:tcPr>
            <w:tcW w:w="1200" w:type="dxa"/>
            <w:noWrap/>
            <w:hideMark/>
          </w:tcPr>
          <w:p w14:paraId="43FDCC4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IWN</w:t>
            </w:r>
          </w:p>
        </w:tc>
      </w:tr>
      <w:tr w:rsidR="0053595F" w:rsidRPr="00E856A4" w14:paraId="7878941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2EC26B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250</w:t>
            </w:r>
          </w:p>
        </w:tc>
        <w:tc>
          <w:tcPr>
            <w:tcW w:w="1200" w:type="dxa"/>
            <w:noWrap/>
            <w:hideMark/>
          </w:tcPr>
          <w:p w14:paraId="18971E78"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GPX</w:t>
            </w:r>
          </w:p>
        </w:tc>
      </w:tr>
      <w:tr w:rsidR="0053595F" w:rsidRPr="00E856A4" w14:paraId="6FF7022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4D646E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251</w:t>
            </w:r>
          </w:p>
        </w:tc>
        <w:tc>
          <w:tcPr>
            <w:tcW w:w="1200" w:type="dxa"/>
            <w:noWrap/>
            <w:hideMark/>
          </w:tcPr>
          <w:p w14:paraId="6B6A818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BTA</w:t>
            </w:r>
          </w:p>
        </w:tc>
      </w:tr>
      <w:tr w:rsidR="0053595F" w:rsidRPr="00E856A4" w14:paraId="79A82C4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21BBA7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252</w:t>
            </w:r>
          </w:p>
        </w:tc>
        <w:tc>
          <w:tcPr>
            <w:tcW w:w="1200" w:type="dxa"/>
            <w:noWrap/>
            <w:hideMark/>
          </w:tcPr>
          <w:p w14:paraId="2CCE192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BKN</w:t>
            </w:r>
          </w:p>
        </w:tc>
      </w:tr>
      <w:tr w:rsidR="0053595F" w:rsidRPr="00E856A4" w14:paraId="53A1008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3B8BA8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253</w:t>
            </w:r>
          </w:p>
        </w:tc>
        <w:tc>
          <w:tcPr>
            <w:tcW w:w="1200" w:type="dxa"/>
            <w:noWrap/>
            <w:hideMark/>
          </w:tcPr>
          <w:p w14:paraId="20D983C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PYN</w:t>
            </w:r>
          </w:p>
        </w:tc>
      </w:tr>
      <w:tr w:rsidR="0053595F" w:rsidRPr="00E856A4" w14:paraId="6DC9970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29DD3F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254</w:t>
            </w:r>
          </w:p>
        </w:tc>
        <w:tc>
          <w:tcPr>
            <w:tcW w:w="1200" w:type="dxa"/>
            <w:noWrap/>
            <w:hideMark/>
          </w:tcPr>
          <w:p w14:paraId="5BDAA3C5"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BVSN</w:t>
            </w:r>
          </w:p>
        </w:tc>
      </w:tr>
      <w:tr w:rsidR="0053595F" w:rsidRPr="00E856A4" w14:paraId="6ABEACF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9B2E46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255</w:t>
            </w:r>
          </w:p>
        </w:tc>
        <w:tc>
          <w:tcPr>
            <w:tcW w:w="1200" w:type="dxa"/>
            <w:noWrap/>
            <w:hideMark/>
          </w:tcPr>
          <w:p w14:paraId="0EF1BBC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LKFN</w:t>
            </w:r>
          </w:p>
        </w:tc>
      </w:tr>
      <w:tr w:rsidR="0053595F" w:rsidRPr="00E856A4" w14:paraId="18A6E86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FFF805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256</w:t>
            </w:r>
          </w:p>
        </w:tc>
        <w:tc>
          <w:tcPr>
            <w:tcW w:w="1200" w:type="dxa"/>
            <w:noWrap/>
            <w:hideMark/>
          </w:tcPr>
          <w:p w14:paraId="77EB4AF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HCFT</w:t>
            </w:r>
          </w:p>
        </w:tc>
      </w:tr>
      <w:tr w:rsidR="0053595F" w:rsidRPr="00E856A4" w14:paraId="0A96AD0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62D893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257</w:t>
            </w:r>
          </w:p>
        </w:tc>
        <w:tc>
          <w:tcPr>
            <w:tcW w:w="1200" w:type="dxa"/>
            <w:noWrap/>
            <w:hideMark/>
          </w:tcPr>
          <w:p w14:paraId="2BF5AA6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XOP</w:t>
            </w:r>
          </w:p>
        </w:tc>
      </w:tr>
      <w:tr w:rsidR="0053595F" w:rsidRPr="00E856A4" w14:paraId="364FE4C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177975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258</w:t>
            </w:r>
          </w:p>
        </w:tc>
        <w:tc>
          <w:tcPr>
            <w:tcW w:w="1200" w:type="dxa"/>
            <w:noWrap/>
            <w:hideMark/>
          </w:tcPr>
          <w:p w14:paraId="73F5C33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CORP</w:t>
            </w:r>
          </w:p>
        </w:tc>
      </w:tr>
      <w:tr w:rsidR="0053595F" w:rsidRPr="00E856A4" w14:paraId="6797532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209B78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259</w:t>
            </w:r>
          </w:p>
        </w:tc>
        <w:tc>
          <w:tcPr>
            <w:tcW w:w="1200" w:type="dxa"/>
            <w:noWrap/>
            <w:hideMark/>
          </w:tcPr>
          <w:p w14:paraId="39D2D08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DPZ</w:t>
            </w:r>
          </w:p>
        </w:tc>
      </w:tr>
      <w:tr w:rsidR="0053595F" w:rsidRPr="00E856A4" w14:paraId="0295BBA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35E56F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lastRenderedPageBreak/>
              <w:t>260</w:t>
            </w:r>
          </w:p>
        </w:tc>
        <w:tc>
          <w:tcPr>
            <w:tcW w:w="1200" w:type="dxa"/>
            <w:noWrap/>
            <w:hideMark/>
          </w:tcPr>
          <w:p w14:paraId="453AFA0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WTR</w:t>
            </w:r>
          </w:p>
        </w:tc>
      </w:tr>
      <w:tr w:rsidR="0053595F" w:rsidRPr="00E856A4" w14:paraId="3F74C09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54CAD7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261</w:t>
            </w:r>
          </w:p>
        </w:tc>
        <w:tc>
          <w:tcPr>
            <w:tcW w:w="1200" w:type="dxa"/>
            <w:noWrap/>
            <w:hideMark/>
          </w:tcPr>
          <w:p w14:paraId="29A87A9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VCV</w:t>
            </w:r>
          </w:p>
        </w:tc>
      </w:tr>
      <w:tr w:rsidR="0053595F" w:rsidRPr="00E856A4" w14:paraId="09610F1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D0D156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262</w:t>
            </w:r>
          </w:p>
        </w:tc>
        <w:tc>
          <w:tcPr>
            <w:tcW w:w="1200" w:type="dxa"/>
            <w:noWrap/>
            <w:hideMark/>
          </w:tcPr>
          <w:p w14:paraId="79FA10B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RY</w:t>
            </w:r>
          </w:p>
        </w:tc>
      </w:tr>
      <w:tr w:rsidR="0053595F" w:rsidRPr="00E856A4" w14:paraId="080A466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B8C6C2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263</w:t>
            </w:r>
          </w:p>
        </w:tc>
        <w:tc>
          <w:tcPr>
            <w:tcW w:w="1200" w:type="dxa"/>
            <w:noWrap/>
            <w:hideMark/>
          </w:tcPr>
          <w:p w14:paraId="051EC22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SHYD</w:t>
            </w:r>
          </w:p>
        </w:tc>
      </w:tr>
      <w:tr w:rsidR="0053595F" w:rsidRPr="00E856A4" w14:paraId="1D0CBA5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D3CA6A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264</w:t>
            </w:r>
          </w:p>
        </w:tc>
        <w:tc>
          <w:tcPr>
            <w:tcW w:w="1200" w:type="dxa"/>
            <w:noWrap/>
            <w:hideMark/>
          </w:tcPr>
          <w:p w14:paraId="6AD2337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NUV</w:t>
            </w:r>
          </w:p>
        </w:tc>
      </w:tr>
      <w:tr w:rsidR="0053595F" w:rsidRPr="00E856A4" w14:paraId="5D5A1B2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C5657B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265</w:t>
            </w:r>
          </w:p>
        </w:tc>
        <w:tc>
          <w:tcPr>
            <w:tcW w:w="1200" w:type="dxa"/>
            <w:noWrap/>
            <w:hideMark/>
          </w:tcPr>
          <w:p w14:paraId="6770618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SLY</w:t>
            </w:r>
          </w:p>
        </w:tc>
      </w:tr>
      <w:tr w:rsidR="0053595F" w:rsidRPr="00E856A4" w14:paraId="6692B0F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4D1BB2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266</w:t>
            </w:r>
          </w:p>
        </w:tc>
        <w:tc>
          <w:tcPr>
            <w:tcW w:w="1200" w:type="dxa"/>
            <w:noWrap/>
            <w:hideMark/>
          </w:tcPr>
          <w:p w14:paraId="5D06BD2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EPAY</w:t>
            </w:r>
          </w:p>
        </w:tc>
      </w:tr>
      <w:tr w:rsidR="0053595F" w:rsidRPr="00E856A4" w14:paraId="556AB69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49CF2D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267</w:t>
            </w:r>
          </w:p>
        </w:tc>
        <w:tc>
          <w:tcPr>
            <w:tcW w:w="1200" w:type="dxa"/>
            <w:noWrap/>
            <w:hideMark/>
          </w:tcPr>
          <w:p w14:paraId="341CF18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CENT</w:t>
            </w:r>
          </w:p>
        </w:tc>
      </w:tr>
      <w:tr w:rsidR="0053595F" w:rsidRPr="00E856A4" w14:paraId="63476D0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9EA891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268</w:t>
            </w:r>
          </w:p>
        </w:tc>
        <w:tc>
          <w:tcPr>
            <w:tcW w:w="1200" w:type="dxa"/>
            <w:noWrap/>
            <w:hideMark/>
          </w:tcPr>
          <w:p w14:paraId="3599AB25"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CGA</w:t>
            </w:r>
          </w:p>
        </w:tc>
      </w:tr>
      <w:tr w:rsidR="0053595F" w:rsidRPr="00E856A4" w14:paraId="0ED9F227"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62F77E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269</w:t>
            </w:r>
          </w:p>
        </w:tc>
        <w:tc>
          <w:tcPr>
            <w:tcW w:w="1200" w:type="dxa"/>
            <w:noWrap/>
            <w:hideMark/>
          </w:tcPr>
          <w:p w14:paraId="2618574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ACAD</w:t>
            </w:r>
          </w:p>
        </w:tc>
      </w:tr>
      <w:tr w:rsidR="0053595F" w:rsidRPr="00E856A4" w14:paraId="0790C36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A2B791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270</w:t>
            </w:r>
          </w:p>
        </w:tc>
        <w:tc>
          <w:tcPr>
            <w:tcW w:w="1200" w:type="dxa"/>
            <w:noWrap/>
            <w:hideMark/>
          </w:tcPr>
          <w:p w14:paraId="50D146A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RRGB</w:t>
            </w:r>
          </w:p>
        </w:tc>
      </w:tr>
      <w:tr w:rsidR="0053595F" w:rsidRPr="00E856A4" w14:paraId="1F83107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7A4D92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lastRenderedPageBreak/>
              <w:t>271</w:t>
            </w:r>
          </w:p>
        </w:tc>
        <w:tc>
          <w:tcPr>
            <w:tcW w:w="1200" w:type="dxa"/>
            <w:noWrap/>
            <w:hideMark/>
          </w:tcPr>
          <w:p w14:paraId="6A2B706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TDJ</w:t>
            </w:r>
          </w:p>
        </w:tc>
      </w:tr>
      <w:tr w:rsidR="0053595F" w:rsidRPr="00E856A4" w14:paraId="10B143E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21B1C7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272</w:t>
            </w:r>
          </w:p>
        </w:tc>
        <w:tc>
          <w:tcPr>
            <w:tcW w:w="1200" w:type="dxa"/>
            <w:noWrap/>
            <w:hideMark/>
          </w:tcPr>
          <w:p w14:paraId="651FD16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ABC</w:t>
            </w:r>
          </w:p>
        </w:tc>
      </w:tr>
      <w:tr w:rsidR="0053595F" w:rsidRPr="00E856A4" w14:paraId="031EDC61"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B86931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273</w:t>
            </w:r>
          </w:p>
        </w:tc>
        <w:tc>
          <w:tcPr>
            <w:tcW w:w="1200" w:type="dxa"/>
            <w:noWrap/>
            <w:hideMark/>
          </w:tcPr>
          <w:p w14:paraId="74C6A11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AKAM</w:t>
            </w:r>
          </w:p>
        </w:tc>
      </w:tr>
      <w:tr w:rsidR="0053595F" w:rsidRPr="00E856A4" w14:paraId="59C2EE6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1F933C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274</w:t>
            </w:r>
          </w:p>
        </w:tc>
        <w:tc>
          <w:tcPr>
            <w:tcW w:w="1200" w:type="dxa"/>
            <w:noWrap/>
            <w:hideMark/>
          </w:tcPr>
          <w:p w14:paraId="6045330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SNV</w:t>
            </w:r>
          </w:p>
        </w:tc>
      </w:tr>
      <w:tr w:rsidR="0053595F" w:rsidRPr="00E856A4" w14:paraId="2DF1E6D4"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63FD57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275</w:t>
            </w:r>
          </w:p>
        </w:tc>
        <w:tc>
          <w:tcPr>
            <w:tcW w:w="1200" w:type="dxa"/>
            <w:noWrap/>
            <w:hideMark/>
          </w:tcPr>
          <w:p w14:paraId="79EDAC24"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STAG</w:t>
            </w:r>
          </w:p>
        </w:tc>
      </w:tr>
      <w:tr w:rsidR="0053595F" w:rsidRPr="00E856A4" w14:paraId="24947AE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4310F5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276</w:t>
            </w:r>
          </w:p>
        </w:tc>
        <w:tc>
          <w:tcPr>
            <w:tcW w:w="1200" w:type="dxa"/>
            <w:noWrap/>
            <w:hideMark/>
          </w:tcPr>
          <w:p w14:paraId="5926122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TRMB</w:t>
            </w:r>
          </w:p>
        </w:tc>
      </w:tr>
      <w:tr w:rsidR="0053595F" w:rsidRPr="00E856A4" w14:paraId="764A56A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F3BC3F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277</w:t>
            </w:r>
          </w:p>
        </w:tc>
        <w:tc>
          <w:tcPr>
            <w:tcW w:w="1200" w:type="dxa"/>
            <w:noWrap/>
            <w:hideMark/>
          </w:tcPr>
          <w:p w14:paraId="62DA931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OSBC</w:t>
            </w:r>
          </w:p>
        </w:tc>
      </w:tr>
      <w:tr w:rsidR="0053595F" w:rsidRPr="00E856A4" w14:paraId="6046660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CEC7CA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278</w:t>
            </w:r>
          </w:p>
        </w:tc>
        <w:tc>
          <w:tcPr>
            <w:tcW w:w="1200" w:type="dxa"/>
            <w:noWrap/>
            <w:hideMark/>
          </w:tcPr>
          <w:p w14:paraId="3776B68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CUK</w:t>
            </w:r>
          </w:p>
        </w:tc>
      </w:tr>
      <w:tr w:rsidR="0053595F" w:rsidRPr="00E856A4" w14:paraId="1E75F92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7C467A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279</w:t>
            </w:r>
          </w:p>
        </w:tc>
        <w:tc>
          <w:tcPr>
            <w:tcW w:w="1200" w:type="dxa"/>
            <w:noWrap/>
            <w:hideMark/>
          </w:tcPr>
          <w:p w14:paraId="14C9D82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INGN</w:t>
            </w:r>
          </w:p>
        </w:tc>
      </w:tr>
      <w:tr w:rsidR="0053595F" w:rsidRPr="00E856A4" w14:paraId="1097597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EE434B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280</w:t>
            </w:r>
          </w:p>
        </w:tc>
        <w:tc>
          <w:tcPr>
            <w:tcW w:w="1200" w:type="dxa"/>
            <w:noWrap/>
            <w:hideMark/>
          </w:tcPr>
          <w:p w14:paraId="03C751B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ZROZ</w:t>
            </w:r>
          </w:p>
        </w:tc>
      </w:tr>
      <w:tr w:rsidR="0053595F" w:rsidRPr="00E856A4" w14:paraId="19AF5DB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94EE3C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281</w:t>
            </w:r>
          </w:p>
        </w:tc>
        <w:tc>
          <w:tcPr>
            <w:tcW w:w="1200" w:type="dxa"/>
            <w:noWrap/>
            <w:hideMark/>
          </w:tcPr>
          <w:p w14:paraId="0283E9D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TARO</w:t>
            </w:r>
          </w:p>
        </w:tc>
      </w:tr>
      <w:tr w:rsidR="0053595F" w:rsidRPr="00E856A4" w14:paraId="27FDBA2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7ABD3B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lastRenderedPageBreak/>
              <w:t>282</w:t>
            </w:r>
          </w:p>
        </w:tc>
        <w:tc>
          <w:tcPr>
            <w:tcW w:w="1200" w:type="dxa"/>
            <w:noWrap/>
            <w:hideMark/>
          </w:tcPr>
          <w:p w14:paraId="15E5B28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ARC</w:t>
            </w:r>
          </w:p>
        </w:tc>
      </w:tr>
      <w:tr w:rsidR="0053595F" w:rsidRPr="00E856A4" w14:paraId="3A2B446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BDA77D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283</w:t>
            </w:r>
          </w:p>
        </w:tc>
        <w:tc>
          <w:tcPr>
            <w:tcW w:w="1200" w:type="dxa"/>
            <w:noWrap/>
            <w:hideMark/>
          </w:tcPr>
          <w:p w14:paraId="1733D2D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SKY</w:t>
            </w:r>
          </w:p>
        </w:tc>
      </w:tr>
      <w:tr w:rsidR="0053595F" w:rsidRPr="00E856A4" w14:paraId="302132C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8EB671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284</w:t>
            </w:r>
          </w:p>
        </w:tc>
        <w:tc>
          <w:tcPr>
            <w:tcW w:w="1200" w:type="dxa"/>
            <w:noWrap/>
            <w:hideMark/>
          </w:tcPr>
          <w:p w14:paraId="69DF21D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BBT.F</w:t>
            </w:r>
          </w:p>
        </w:tc>
      </w:tr>
      <w:tr w:rsidR="0053595F" w:rsidRPr="00E856A4" w14:paraId="322A229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4A6E78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285</w:t>
            </w:r>
          </w:p>
        </w:tc>
        <w:tc>
          <w:tcPr>
            <w:tcW w:w="1200" w:type="dxa"/>
            <w:noWrap/>
            <w:hideMark/>
          </w:tcPr>
          <w:p w14:paraId="120DB01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AGIO</w:t>
            </w:r>
          </w:p>
        </w:tc>
      </w:tr>
      <w:tr w:rsidR="0053595F" w:rsidRPr="00E856A4" w14:paraId="1ADFD81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57E2E2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286</w:t>
            </w:r>
          </w:p>
        </w:tc>
        <w:tc>
          <w:tcPr>
            <w:tcW w:w="1200" w:type="dxa"/>
            <w:noWrap/>
            <w:hideMark/>
          </w:tcPr>
          <w:p w14:paraId="24BDA7E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PNR</w:t>
            </w:r>
          </w:p>
        </w:tc>
      </w:tr>
      <w:tr w:rsidR="0053595F" w:rsidRPr="00E856A4" w14:paraId="1AFCA41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871852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287</w:t>
            </w:r>
          </w:p>
        </w:tc>
        <w:tc>
          <w:tcPr>
            <w:tcW w:w="1200" w:type="dxa"/>
            <w:noWrap/>
            <w:hideMark/>
          </w:tcPr>
          <w:p w14:paraId="560F109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QADA</w:t>
            </w:r>
          </w:p>
        </w:tc>
      </w:tr>
      <w:tr w:rsidR="0053595F" w:rsidRPr="00E856A4" w14:paraId="3ECD82F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92FA60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288</w:t>
            </w:r>
          </w:p>
        </w:tc>
        <w:tc>
          <w:tcPr>
            <w:tcW w:w="1200" w:type="dxa"/>
            <w:noWrap/>
            <w:hideMark/>
          </w:tcPr>
          <w:p w14:paraId="6402143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ICLN</w:t>
            </w:r>
          </w:p>
        </w:tc>
      </w:tr>
      <w:tr w:rsidR="0053595F" w:rsidRPr="00E856A4" w14:paraId="05546BF9"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D268F3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289</w:t>
            </w:r>
          </w:p>
        </w:tc>
        <w:tc>
          <w:tcPr>
            <w:tcW w:w="1200" w:type="dxa"/>
            <w:noWrap/>
            <w:hideMark/>
          </w:tcPr>
          <w:p w14:paraId="7B519F2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VEA</w:t>
            </w:r>
          </w:p>
        </w:tc>
      </w:tr>
      <w:tr w:rsidR="0053595F" w:rsidRPr="00E856A4" w14:paraId="11AD1AD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2BEF53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290</w:t>
            </w:r>
          </w:p>
        </w:tc>
        <w:tc>
          <w:tcPr>
            <w:tcW w:w="1200" w:type="dxa"/>
            <w:noWrap/>
            <w:hideMark/>
          </w:tcPr>
          <w:p w14:paraId="42D21CF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EVM</w:t>
            </w:r>
          </w:p>
        </w:tc>
      </w:tr>
      <w:tr w:rsidR="0053595F" w:rsidRPr="00E856A4" w14:paraId="55A5557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8EBD3B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291</w:t>
            </w:r>
          </w:p>
        </w:tc>
        <w:tc>
          <w:tcPr>
            <w:tcW w:w="1200" w:type="dxa"/>
            <w:noWrap/>
            <w:hideMark/>
          </w:tcPr>
          <w:p w14:paraId="4A2702D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MRO</w:t>
            </w:r>
          </w:p>
        </w:tc>
      </w:tr>
      <w:tr w:rsidR="0053595F" w:rsidRPr="00E856A4" w14:paraId="56332B6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2CB874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292</w:t>
            </w:r>
          </w:p>
        </w:tc>
        <w:tc>
          <w:tcPr>
            <w:tcW w:w="1200" w:type="dxa"/>
            <w:noWrap/>
            <w:hideMark/>
          </w:tcPr>
          <w:p w14:paraId="15115D4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ALL</w:t>
            </w:r>
          </w:p>
        </w:tc>
      </w:tr>
      <w:tr w:rsidR="0053595F" w:rsidRPr="00E856A4" w14:paraId="7916EE4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414EF6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lastRenderedPageBreak/>
              <w:t>293</w:t>
            </w:r>
          </w:p>
        </w:tc>
        <w:tc>
          <w:tcPr>
            <w:tcW w:w="1200" w:type="dxa"/>
            <w:noWrap/>
            <w:hideMark/>
          </w:tcPr>
          <w:p w14:paraId="3230115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LUB</w:t>
            </w:r>
          </w:p>
        </w:tc>
      </w:tr>
      <w:tr w:rsidR="0053595F" w:rsidRPr="00E856A4" w14:paraId="7C19262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FC1182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294</w:t>
            </w:r>
          </w:p>
        </w:tc>
        <w:tc>
          <w:tcPr>
            <w:tcW w:w="1200" w:type="dxa"/>
            <w:noWrap/>
            <w:hideMark/>
          </w:tcPr>
          <w:p w14:paraId="2DC866B6"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TSCO</w:t>
            </w:r>
          </w:p>
        </w:tc>
      </w:tr>
      <w:tr w:rsidR="0053595F" w:rsidRPr="00E856A4" w14:paraId="7486B41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BD9EF2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295</w:t>
            </w:r>
          </w:p>
        </w:tc>
        <w:tc>
          <w:tcPr>
            <w:tcW w:w="1200" w:type="dxa"/>
            <w:noWrap/>
            <w:hideMark/>
          </w:tcPr>
          <w:p w14:paraId="22B77EC3"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FLXN</w:t>
            </w:r>
          </w:p>
        </w:tc>
      </w:tr>
      <w:tr w:rsidR="0053595F" w:rsidRPr="00E856A4" w14:paraId="6C0E43D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EB89BF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296</w:t>
            </w:r>
          </w:p>
        </w:tc>
        <w:tc>
          <w:tcPr>
            <w:tcW w:w="1200" w:type="dxa"/>
            <w:noWrap/>
            <w:hideMark/>
          </w:tcPr>
          <w:p w14:paraId="3B4548F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FVE</w:t>
            </w:r>
          </w:p>
        </w:tc>
      </w:tr>
      <w:tr w:rsidR="0053595F" w:rsidRPr="00E856A4" w14:paraId="4877049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A4E5E5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297</w:t>
            </w:r>
          </w:p>
        </w:tc>
        <w:tc>
          <w:tcPr>
            <w:tcW w:w="1200" w:type="dxa"/>
            <w:noWrap/>
            <w:hideMark/>
          </w:tcPr>
          <w:p w14:paraId="2B85D63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ROL</w:t>
            </w:r>
          </w:p>
        </w:tc>
      </w:tr>
      <w:tr w:rsidR="0053595F" w:rsidRPr="00E856A4" w14:paraId="7B5BC29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8F9140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298</w:t>
            </w:r>
          </w:p>
        </w:tc>
        <w:tc>
          <w:tcPr>
            <w:tcW w:w="1200" w:type="dxa"/>
            <w:noWrap/>
            <w:hideMark/>
          </w:tcPr>
          <w:p w14:paraId="26829A0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HRTX</w:t>
            </w:r>
          </w:p>
        </w:tc>
      </w:tr>
      <w:tr w:rsidR="0053595F" w:rsidRPr="00E856A4" w14:paraId="310EBA6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A447EE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299</w:t>
            </w:r>
          </w:p>
        </w:tc>
        <w:tc>
          <w:tcPr>
            <w:tcW w:w="1200" w:type="dxa"/>
            <w:noWrap/>
            <w:hideMark/>
          </w:tcPr>
          <w:p w14:paraId="00C56DB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TVC</w:t>
            </w:r>
          </w:p>
        </w:tc>
      </w:tr>
      <w:tr w:rsidR="0053595F" w:rsidRPr="00E856A4" w14:paraId="7A48706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D10FE3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300</w:t>
            </w:r>
          </w:p>
        </w:tc>
        <w:tc>
          <w:tcPr>
            <w:tcW w:w="1200" w:type="dxa"/>
            <w:noWrap/>
            <w:hideMark/>
          </w:tcPr>
          <w:p w14:paraId="2FF58DA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IRM</w:t>
            </w:r>
          </w:p>
        </w:tc>
      </w:tr>
    </w:tbl>
    <w:p w14:paraId="34D6AEAA" w14:textId="77777777" w:rsidR="0053595F" w:rsidRPr="00E856A4" w:rsidRDefault="0053595F" w:rsidP="7D9212F8">
      <w:pPr>
        <w:spacing w:line="360" w:lineRule="auto"/>
        <w:rPr>
          <w:rFonts w:asciiTheme="minorBidi" w:hAnsiTheme="minorBidi"/>
          <w:sz w:val="24"/>
          <w:szCs w:val="24"/>
        </w:rPr>
        <w:sectPr w:rsidR="0053595F" w:rsidRPr="00E856A4" w:rsidSect="0053595F">
          <w:type w:val="continuous"/>
          <w:pgSz w:w="12240" w:h="15840"/>
          <w:pgMar w:top="1440" w:right="1440" w:bottom="1440" w:left="1440" w:header="720" w:footer="720" w:gutter="0"/>
          <w:cols w:num="4" w:space="720"/>
          <w:docGrid w:linePitch="360"/>
        </w:sectPr>
      </w:pPr>
    </w:p>
    <w:p w14:paraId="595D2B11" w14:textId="1F705E19" w:rsidR="7D9212F8" w:rsidRPr="00E856A4" w:rsidRDefault="7D9212F8" w:rsidP="7D9212F8">
      <w:pPr>
        <w:spacing w:line="360" w:lineRule="auto"/>
        <w:rPr>
          <w:rFonts w:asciiTheme="minorBidi" w:hAnsiTheme="minorBidi"/>
          <w:sz w:val="24"/>
          <w:szCs w:val="24"/>
        </w:rPr>
      </w:pPr>
    </w:p>
    <w:p w14:paraId="28D57FFC" w14:textId="5DB610A8"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br/>
      </w:r>
    </w:p>
    <w:p w14:paraId="35C1F69C" w14:textId="6F67997B"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br/>
      </w:r>
    </w:p>
    <w:p w14:paraId="044C24C1" w14:textId="646286F7" w:rsidR="7D9212F8" w:rsidRPr="00E856A4" w:rsidRDefault="7D9212F8" w:rsidP="7D9212F8">
      <w:pPr>
        <w:spacing w:line="360" w:lineRule="auto"/>
        <w:rPr>
          <w:rFonts w:asciiTheme="minorBidi" w:eastAsia="Arial" w:hAnsiTheme="minorBidi"/>
          <w:sz w:val="24"/>
          <w:szCs w:val="24"/>
        </w:rPr>
      </w:pPr>
    </w:p>
    <w:sectPr w:rsidR="7D9212F8" w:rsidRPr="00E856A4" w:rsidSect="0053595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757781" w14:textId="77777777" w:rsidR="00A67A30" w:rsidRDefault="00A67A30" w:rsidP="0007719B">
      <w:pPr>
        <w:spacing w:after="0" w:line="240" w:lineRule="auto"/>
      </w:pPr>
      <w:r>
        <w:separator/>
      </w:r>
    </w:p>
  </w:endnote>
  <w:endnote w:type="continuationSeparator" w:id="0">
    <w:p w14:paraId="032C76CB" w14:textId="77777777" w:rsidR="00A67A30" w:rsidRDefault="00A67A30" w:rsidP="00077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onaco">
    <w:panose1 w:val="02000500000000000000"/>
    <w:charset w:val="00"/>
    <w:family w:val="swiss"/>
    <w:pitch w:val="fixed"/>
    <w:sig w:usb0="00000003" w:usb1="00000000" w:usb2="00000000" w:usb3="00000000" w:csb0="00000001" w:csb1="00000000"/>
  </w:font>
  <w:font w:name="Helvetica Neue">
    <w:panose1 w:val="02000503000000020004"/>
    <w:charset w:val="00"/>
    <w:family w:val="swiss"/>
    <w:pitch w:val="variable"/>
    <w:sig w:usb0="E50002FF" w:usb1="500079DB" w:usb2="00000010" w:usb3="00000000" w:csb0="00000001" w:csb1="00000000"/>
  </w:font>
  <w:font w:name="Segoe UI">
    <w:altName w:val="Calibri"/>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10885" w14:textId="77777777" w:rsidR="0007719B" w:rsidRDefault="0007719B" w:rsidP="001F60FC">
    <w:pPr>
      <w:pStyle w:val="Footer"/>
      <w:framePr w:wrap="none" w:vAnchor="text" w:hAnchor="margin" w:xAlign="center" w:y="1"/>
      <w:rPr>
        <w:ins w:id="184" w:author="KEWON Deborah" w:date="2019-03-16T13:28:00Z"/>
        <w:rStyle w:val="PageNumber"/>
      </w:rPr>
      <w:pPrChange w:id="185" w:author="KEWON Deborah" w:date="2019-03-16T13:28:00Z">
        <w:pPr>
          <w:pStyle w:val="Footer"/>
        </w:pPr>
      </w:pPrChange>
    </w:pPr>
    <w:ins w:id="186" w:author="KEWON Deborah" w:date="2019-03-16T13:28:00Z">
      <w:r>
        <w:rPr>
          <w:rStyle w:val="PageNumber"/>
        </w:rPr>
        <w:fldChar w:fldCharType="begin"/>
      </w:r>
      <w:r>
        <w:rPr>
          <w:rStyle w:val="PageNumber"/>
        </w:rPr>
        <w:instrText xml:space="preserve">PAGE  </w:instrText>
      </w:r>
      <w:r>
        <w:rPr>
          <w:rStyle w:val="PageNumber"/>
        </w:rPr>
        <w:fldChar w:fldCharType="end"/>
      </w:r>
    </w:ins>
  </w:p>
  <w:p w14:paraId="3E658521" w14:textId="77777777" w:rsidR="0007719B" w:rsidRDefault="0007719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B84CB" w14:textId="77777777" w:rsidR="0007719B" w:rsidRDefault="0007719B" w:rsidP="001F60FC">
    <w:pPr>
      <w:pStyle w:val="Footer"/>
      <w:framePr w:wrap="none" w:vAnchor="text" w:hAnchor="margin" w:xAlign="center" w:y="1"/>
      <w:rPr>
        <w:ins w:id="187" w:author="KEWON Deborah" w:date="2019-03-16T13:28:00Z"/>
        <w:rStyle w:val="PageNumber"/>
      </w:rPr>
      <w:pPrChange w:id="188" w:author="KEWON Deborah" w:date="2019-03-16T13:28:00Z">
        <w:pPr>
          <w:pStyle w:val="Footer"/>
        </w:pPr>
      </w:pPrChange>
    </w:pPr>
    <w:ins w:id="189" w:author="KEWON Deborah" w:date="2019-03-16T13:28:00Z">
      <w:r>
        <w:rPr>
          <w:rStyle w:val="PageNumber"/>
        </w:rPr>
        <w:fldChar w:fldCharType="begin"/>
      </w:r>
      <w:r>
        <w:rPr>
          <w:rStyle w:val="PageNumber"/>
        </w:rPr>
        <w:instrText xml:space="preserve">PAGE  </w:instrText>
      </w:r>
    </w:ins>
    <w:r>
      <w:rPr>
        <w:rStyle w:val="PageNumber"/>
      </w:rPr>
      <w:fldChar w:fldCharType="separate"/>
    </w:r>
    <w:r w:rsidR="00150FAA">
      <w:rPr>
        <w:rStyle w:val="PageNumber"/>
        <w:noProof/>
      </w:rPr>
      <w:t>2</w:t>
    </w:r>
    <w:ins w:id="190" w:author="KEWON Deborah" w:date="2019-03-16T13:28:00Z">
      <w:r>
        <w:rPr>
          <w:rStyle w:val="PageNumber"/>
        </w:rPr>
        <w:fldChar w:fldCharType="end"/>
      </w:r>
    </w:ins>
  </w:p>
  <w:p w14:paraId="5BCE9AF5" w14:textId="77777777" w:rsidR="0007719B" w:rsidRDefault="0007719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6F5A05" w14:textId="77777777" w:rsidR="00A67A30" w:rsidRDefault="00A67A30" w:rsidP="0007719B">
      <w:pPr>
        <w:spacing w:after="0" w:line="240" w:lineRule="auto"/>
      </w:pPr>
      <w:r>
        <w:separator/>
      </w:r>
    </w:p>
  </w:footnote>
  <w:footnote w:type="continuationSeparator" w:id="0">
    <w:p w14:paraId="62C33CAB" w14:textId="77777777" w:rsidR="00A67A30" w:rsidRDefault="00A67A30" w:rsidP="0007719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25757B"/>
    <w:multiLevelType w:val="hybridMultilevel"/>
    <w:tmpl w:val="8F2C370E"/>
    <w:lvl w:ilvl="0" w:tplc="992CA0F8">
      <w:start w:val="1"/>
      <w:numFmt w:val="bullet"/>
      <w:lvlText w:val=""/>
      <w:lvlJc w:val="left"/>
      <w:pPr>
        <w:ind w:left="720" w:hanging="360"/>
      </w:pPr>
      <w:rPr>
        <w:rFonts w:ascii="Symbol" w:hAnsi="Symbol" w:hint="default"/>
      </w:rPr>
    </w:lvl>
    <w:lvl w:ilvl="1" w:tplc="F5CC449A">
      <w:start w:val="1"/>
      <w:numFmt w:val="bullet"/>
      <w:lvlText w:val="o"/>
      <w:lvlJc w:val="left"/>
      <w:pPr>
        <w:ind w:left="1440" w:hanging="360"/>
      </w:pPr>
      <w:rPr>
        <w:rFonts w:ascii="Courier New" w:hAnsi="Courier New" w:hint="default"/>
      </w:rPr>
    </w:lvl>
    <w:lvl w:ilvl="2" w:tplc="156AF0A4">
      <w:start w:val="1"/>
      <w:numFmt w:val="bullet"/>
      <w:lvlText w:val=""/>
      <w:lvlJc w:val="left"/>
      <w:pPr>
        <w:ind w:left="2160" w:hanging="360"/>
      </w:pPr>
      <w:rPr>
        <w:rFonts w:ascii="Wingdings" w:hAnsi="Wingdings" w:hint="default"/>
      </w:rPr>
    </w:lvl>
    <w:lvl w:ilvl="3" w:tplc="66D47254">
      <w:start w:val="1"/>
      <w:numFmt w:val="bullet"/>
      <w:lvlText w:val=""/>
      <w:lvlJc w:val="left"/>
      <w:pPr>
        <w:ind w:left="2880" w:hanging="360"/>
      </w:pPr>
      <w:rPr>
        <w:rFonts w:ascii="Symbol" w:hAnsi="Symbol" w:hint="default"/>
      </w:rPr>
    </w:lvl>
    <w:lvl w:ilvl="4" w:tplc="65DAF7A8">
      <w:start w:val="1"/>
      <w:numFmt w:val="bullet"/>
      <w:lvlText w:val="o"/>
      <w:lvlJc w:val="left"/>
      <w:pPr>
        <w:ind w:left="3600" w:hanging="360"/>
      </w:pPr>
      <w:rPr>
        <w:rFonts w:ascii="Courier New" w:hAnsi="Courier New" w:hint="default"/>
      </w:rPr>
    </w:lvl>
    <w:lvl w:ilvl="5" w:tplc="84EE0D1C">
      <w:start w:val="1"/>
      <w:numFmt w:val="bullet"/>
      <w:lvlText w:val=""/>
      <w:lvlJc w:val="left"/>
      <w:pPr>
        <w:ind w:left="4320" w:hanging="360"/>
      </w:pPr>
      <w:rPr>
        <w:rFonts w:ascii="Wingdings" w:hAnsi="Wingdings" w:hint="default"/>
      </w:rPr>
    </w:lvl>
    <w:lvl w:ilvl="6" w:tplc="602E1CD8">
      <w:start w:val="1"/>
      <w:numFmt w:val="bullet"/>
      <w:lvlText w:val=""/>
      <w:lvlJc w:val="left"/>
      <w:pPr>
        <w:ind w:left="5040" w:hanging="360"/>
      </w:pPr>
      <w:rPr>
        <w:rFonts w:ascii="Symbol" w:hAnsi="Symbol" w:hint="default"/>
      </w:rPr>
    </w:lvl>
    <w:lvl w:ilvl="7" w:tplc="FAB6CA70">
      <w:start w:val="1"/>
      <w:numFmt w:val="bullet"/>
      <w:lvlText w:val="o"/>
      <w:lvlJc w:val="left"/>
      <w:pPr>
        <w:ind w:left="5760" w:hanging="360"/>
      </w:pPr>
      <w:rPr>
        <w:rFonts w:ascii="Courier New" w:hAnsi="Courier New" w:hint="default"/>
      </w:rPr>
    </w:lvl>
    <w:lvl w:ilvl="8" w:tplc="C74C565E">
      <w:start w:val="1"/>
      <w:numFmt w:val="bullet"/>
      <w:lvlText w:val=""/>
      <w:lvlJc w:val="left"/>
      <w:pPr>
        <w:ind w:left="6480" w:hanging="360"/>
      </w:pPr>
      <w:rPr>
        <w:rFonts w:ascii="Wingdings" w:hAnsi="Wingdings" w:hint="default"/>
      </w:rPr>
    </w:lvl>
  </w:abstractNum>
  <w:abstractNum w:abstractNumId="1">
    <w:nsid w:val="34DD2E16"/>
    <w:multiLevelType w:val="hybridMultilevel"/>
    <w:tmpl w:val="654C76A8"/>
    <w:lvl w:ilvl="0" w:tplc="7C22BF18">
      <w:start w:val="1"/>
      <w:numFmt w:val="decimal"/>
      <w:lvlText w:val="%1."/>
      <w:lvlJc w:val="left"/>
      <w:pPr>
        <w:ind w:left="720" w:hanging="360"/>
      </w:pPr>
    </w:lvl>
    <w:lvl w:ilvl="1" w:tplc="7F16F9B4">
      <w:start w:val="1"/>
      <w:numFmt w:val="lowerLetter"/>
      <w:lvlText w:val="%2."/>
      <w:lvlJc w:val="left"/>
      <w:pPr>
        <w:ind w:left="1440" w:hanging="360"/>
      </w:pPr>
    </w:lvl>
    <w:lvl w:ilvl="2" w:tplc="2A0A1100">
      <w:start w:val="1"/>
      <w:numFmt w:val="lowerRoman"/>
      <w:lvlText w:val="%3."/>
      <w:lvlJc w:val="right"/>
      <w:pPr>
        <w:ind w:left="2160" w:hanging="180"/>
      </w:pPr>
    </w:lvl>
    <w:lvl w:ilvl="3" w:tplc="9D0EC6AC">
      <w:start w:val="1"/>
      <w:numFmt w:val="decimal"/>
      <w:lvlText w:val="%4."/>
      <w:lvlJc w:val="left"/>
      <w:pPr>
        <w:ind w:left="2880" w:hanging="360"/>
      </w:pPr>
    </w:lvl>
    <w:lvl w:ilvl="4" w:tplc="4FC83320">
      <w:start w:val="1"/>
      <w:numFmt w:val="lowerLetter"/>
      <w:lvlText w:val="%5."/>
      <w:lvlJc w:val="left"/>
      <w:pPr>
        <w:ind w:left="3600" w:hanging="360"/>
      </w:pPr>
    </w:lvl>
    <w:lvl w:ilvl="5" w:tplc="A2D09E38">
      <w:start w:val="1"/>
      <w:numFmt w:val="lowerRoman"/>
      <w:lvlText w:val="%6."/>
      <w:lvlJc w:val="right"/>
      <w:pPr>
        <w:ind w:left="4320" w:hanging="180"/>
      </w:pPr>
    </w:lvl>
    <w:lvl w:ilvl="6" w:tplc="6D90AE62">
      <w:start w:val="1"/>
      <w:numFmt w:val="decimal"/>
      <w:lvlText w:val="%7."/>
      <w:lvlJc w:val="left"/>
      <w:pPr>
        <w:ind w:left="5040" w:hanging="360"/>
      </w:pPr>
    </w:lvl>
    <w:lvl w:ilvl="7" w:tplc="5AFA8838">
      <w:start w:val="1"/>
      <w:numFmt w:val="lowerLetter"/>
      <w:lvlText w:val="%8."/>
      <w:lvlJc w:val="left"/>
      <w:pPr>
        <w:ind w:left="5760" w:hanging="360"/>
      </w:pPr>
    </w:lvl>
    <w:lvl w:ilvl="8" w:tplc="736C892A">
      <w:start w:val="1"/>
      <w:numFmt w:val="lowerRoman"/>
      <w:lvlText w:val="%9."/>
      <w:lvlJc w:val="right"/>
      <w:pPr>
        <w:ind w:left="6480" w:hanging="180"/>
      </w:pPr>
    </w:lvl>
  </w:abstractNum>
  <w:abstractNum w:abstractNumId="2">
    <w:nsid w:val="456168D2"/>
    <w:multiLevelType w:val="hybridMultilevel"/>
    <w:tmpl w:val="07B2ADD4"/>
    <w:lvl w:ilvl="0" w:tplc="288606C2">
      <w:start w:val="1"/>
      <w:numFmt w:val="bullet"/>
      <w:lvlText w:val=""/>
      <w:lvlJc w:val="left"/>
      <w:pPr>
        <w:ind w:left="720" w:hanging="360"/>
      </w:pPr>
      <w:rPr>
        <w:rFonts w:ascii="Symbol" w:hAnsi="Symbol" w:hint="default"/>
      </w:rPr>
    </w:lvl>
    <w:lvl w:ilvl="1" w:tplc="79A8C15C">
      <w:start w:val="1"/>
      <w:numFmt w:val="bullet"/>
      <w:lvlText w:val="o"/>
      <w:lvlJc w:val="left"/>
      <w:pPr>
        <w:ind w:left="1440" w:hanging="360"/>
      </w:pPr>
      <w:rPr>
        <w:rFonts w:ascii="Courier New" w:hAnsi="Courier New" w:hint="default"/>
      </w:rPr>
    </w:lvl>
    <w:lvl w:ilvl="2" w:tplc="78DAB14A">
      <w:start w:val="1"/>
      <w:numFmt w:val="bullet"/>
      <w:lvlText w:val=""/>
      <w:lvlJc w:val="left"/>
      <w:pPr>
        <w:ind w:left="2160" w:hanging="360"/>
      </w:pPr>
      <w:rPr>
        <w:rFonts w:ascii="Wingdings" w:hAnsi="Wingdings" w:hint="default"/>
      </w:rPr>
    </w:lvl>
    <w:lvl w:ilvl="3" w:tplc="FCFCFCBA">
      <w:start w:val="1"/>
      <w:numFmt w:val="bullet"/>
      <w:lvlText w:val=""/>
      <w:lvlJc w:val="left"/>
      <w:pPr>
        <w:ind w:left="2880" w:hanging="360"/>
      </w:pPr>
      <w:rPr>
        <w:rFonts w:ascii="Symbol" w:hAnsi="Symbol" w:hint="default"/>
      </w:rPr>
    </w:lvl>
    <w:lvl w:ilvl="4" w:tplc="1E109A6E">
      <w:start w:val="1"/>
      <w:numFmt w:val="bullet"/>
      <w:lvlText w:val="o"/>
      <w:lvlJc w:val="left"/>
      <w:pPr>
        <w:ind w:left="3600" w:hanging="360"/>
      </w:pPr>
      <w:rPr>
        <w:rFonts w:ascii="Courier New" w:hAnsi="Courier New" w:hint="default"/>
      </w:rPr>
    </w:lvl>
    <w:lvl w:ilvl="5" w:tplc="DEAE6BA8">
      <w:start w:val="1"/>
      <w:numFmt w:val="bullet"/>
      <w:lvlText w:val=""/>
      <w:lvlJc w:val="left"/>
      <w:pPr>
        <w:ind w:left="4320" w:hanging="360"/>
      </w:pPr>
      <w:rPr>
        <w:rFonts w:ascii="Wingdings" w:hAnsi="Wingdings" w:hint="default"/>
      </w:rPr>
    </w:lvl>
    <w:lvl w:ilvl="6" w:tplc="7F566624">
      <w:start w:val="1"/>
      <w:numFmt w:val="bullet"/>
      <w:lvlText w:val=""/>
      <w:lvlJc w:val="left"/>
      <w:pPr>
        <w:ind w:left="5040" w:hanging="360"/>
      </w:pPr>
      <w:rPr>
        <w:rFonts w:ascii="Symbol" w:hAnsi="Symbol" w:hint="default"/>
      </w:rPr>
    </w:lvl>
    <w:lvl w:ilvl="7" w:tplc="F3FEEBB8">
      <w:start w:val="1"/>
      <w:numFmt w:val="bullet"/>
      <w:lvlText w:val="o"/>
      <w:lvlJc w:val="left"/>
      <w:pPr>
        <w:ind w:left="5760" w:hanging="360"/>
      </w:pPr>
      <w:rPr>
        <w:rFonts w:ascii="Courier New" w:hAnsi="Courier New" w:hint="default"/>
      </w:rPr>
    </w:lvl>
    <w:lvl w:ilvl="8" w:tplc="B694EE0E">
      <w:start w:val="1"/>
      <w:numFmt w:val="bullet"/>
      <w:lvlText w:val=""/>
      <w:lvlJc w:val="left"/>
      <w:pPr>
        <w:ind w:left="6480" w:hanging="360"/>
      </w:pPr>
      <w:rPr>
        <w:rFonts w:ascii="Wingdings" w:hAnsi="Wingdings" w:hint="default"/>
      </w:rPr>
    </w:lvl>
  </w:abstractNum>
  <w:abstractNum w:abstractNumId="3">
    <w:nsid w:val="4F87380A"/>
    <w:multiLevelType w:val="hybridMultilevel"/>
    <w:tmpl w:val="2F8EB1D8"/>
    <w:lvl w:ilvl="0" w:tplc="29B6B6D2">
      <w:start w:val="1"/>
      <w:numFmt w:val="decimal"/>
      <w:lvlText w:val="%1."/>
      <w:lvlJc w:val="left"/>
      <w:pPr>
        <w:ind w:left="720" w:hanging="360"/>
      </w:pPr>
    </w:lvl>
    <w:lvl w:ilvl="1" w:tplc="03BCAA46">
      <w:start w:val="1"/>
      <w:numFmt w:val="lowerLetter"/>
      <w:lvlText w:val="%2."/>
      <w:lvlJc w:val="left"/>
      <w:pPr>
        <w:ind w:left="1440" w:hanging="360"/>
      </w:pPr>
    </w:lvl>
    <w:lvl w:ilvl="2" w:tplc="D0A0324C">
      <w:start w:val="1"/>
      <w:numFmt w:val="lowerRoman"/>
      <w:lvlText w:val="%3."/>
      <w:lvlJc w:val="right"/>
      <w:pPr>
        <w:ind w:left="2160" w:hanging="180"/>
      </w:pPr>
    </w:lvl>
    <w:lvl w:ilvl="3" w:tplc="E2DE1D40">
      <w:start w:val="1"/>
      <w:numFmt w:val="decimal"/>
      <w:lvlText w:val="%4."/>
      <w:lvlJc w:val="left"/>
      <w:pPr>
        <w:ind w:left="2880" w:hanging="360"/>
      </w:pPr>
    </w:lvl>
    <w:lvl w:ilvl="4" w:tplc="7E76F752">
      <w:start w:val="1"/>
      <w:numFmt w:val="lowerLetter"/>
      <w:lvlText w:val="%5."/>
      <w:lvlJc w:val="left"/>
      <w:pPr>
        <w:ind w:left="3600" w:hanging="360"/>
      </w:pPr>
    </w:lvl>
    <w:lvl w:ilvl="5" w:tplc="B8565248">
      <w:start w:val="1"/>
      <w:numFmt w:val="lowerRoman"/>
      <w:lvlText w:val="%6."/>
      <w:lvlJc w:val="right"/>
      <w:pPr>
        <w:ind w:left="4320" w:hanging="180"/>
      </w:pPr>
    </w:lvl>
    <w:lvl w:ilvl="6" w:tplc="0D70C742">
      <w:start w:val="1"/>
      <w:numFmt w:val="decimal"/>
      <w:lvlText w:val="%7."/>
      <w:lvlJc w:val="left"/>
      <w:pPr>
        <w:ind w:left="5040" w:hanging="360"/>
      </w:pPr>
    </w:lvl>
    <w:lvl w:ilvl="7" w:tplc="C946FCA8">
      <w:start w:val="1"/>
      <w:numFmt w:val="lowerLetter"/>
      <w:lvlText w:val="%8."/>
      <w:lvlJc w:val="left"/>
      <w:pPr>
        <w:ind w:left="5760" w:hanging="360"/>
      </w:pPr>
    </w:lvl>
    <w:lvl w:ilvl="8" w:tplc="7A66FB68">
      <w:start w:val="1"/>
      <w:numFmt w:val="lowerRoman"/>
      <w:lvlText w:val="%9."/>
      <w:lvlJc w:val="right"/>
      <w:pPr>
        <w:ind w:left="6480" w:hanging="180"/>
      </w:pPr>
    </w:lvl>
  </w:abstractNum>
  <w:abstractNum w:abstractNumId="4">
    <w:nsid w:val="54534D8C"/>
    <w:multiLevelType w:val="hybridMultilevel"/>
    <w:tmpl w:val="78CA5AEC"/>
    <w:lvl w:ilvl="0" w:tplc="63DC467E">
      <w:start w:val="1"/>
      <w:numFmt w:val="bullet"/>
      <w:lvlText w:val=""/>
      <w:lvlJc w:val="left"/>
      <w:pPr>
        <w:ind w:left="720" w:hanging="360"/>
      </w:pPr>
      <w:rPr>
        <w:rFonts w:ascii="Symbol" w:hAnsi="Symbol" w:hint="default"/>
      </w:rPr>
    </w:lvl>
    <w:lvl w:ilvl="1" w:tplc="AB127022">
      <w:start w:val="1"/>
      <w:numFmt w:val="bullet"/>
      <w:lvlText w:val="o"/>
      <w:lvlJc w:val="left"/>
      <w:pPr>
        <w:ind w:left="1440" w:hanging="360"/>
      </w:pPr>
      <w:rPr>
        <w:rFonts w:ascii="Courier New" w:hAnsi="Courier New" w:hint="default"/>
      </w:rPr>
    </w:lvl>
    <w:lvl w:ilvl="2" w:tplc="587ABB7C">
      <w:start w:val="1"/>
      <w:numFmt w:val="bullet"/>
      <w:lvlText w:val=""/>
      <w:lvlJc w:val="left"/>
      <w:pPr>
        <w:ind w:left="2160" w:hanging="360"/>
      </w:pPr>
      <w:rPr>
        <w:rFonts w:ascii="Wingdings" w:hAnsi="Wingdings" w:hint="default"/>
      </w:rPr>
    </w:lvl>
    <w:lvl w:ilvl="3" w:tplc="304E759A">
      <w:start w:val="1"/>
      <w:numFmt w:val="bullet"/>
      <w:lvlText w:val=""/>
      <w:lvlJc w:val="left"/>
      <w:pPr>
        <w:ind w:left="2880" w:hanging="360"/>
      </w:pPr>
      <w:rPr>
        <w:rFonts w:ascii="Symbol" w:hAnsi="Symbol" w:hint="default"/>
      </w:rPr>
    </w:lvl>
    <w:lvl w:ilvl="4" w:tplc="0B0042D2">
      <w:start w:val="1"/>
      <w:numFmt w:val="bullet"/>
      <w:lvlText w:val="o"/>
      <w:lvlJc w:val="left"/>
      <w:pPr>
        <w:ind w:left="3600" w:hanging="360"/>
      </w:pPr>
      <w:rPr>
        <w:rFonts w:ascii="Courier New" w:hAnsi="Courier New" w:hint="default"/>
      </w:rPr>
    </w:lvl>
    <w:lvl w:ilvl="5" w:tplc="EFD8F9E8">
      <w:start w:val="1"/>
      <w:numFmt w:val="bullet"/>
      <w:lvlText w:val=""/>
      <w:lvlJc w:val="left"/>
      <w:pPr>
        <w:ind w:left="4320" w:hanging="360"/>
      </w:pPr>
      <w:rPr>
        <w:rFonts w:ascii="Wingdings" w:hAnsi="Wingdings" w:hint="default"/>
      </w:rPr>
    </w:lvl>
    <w:lvl w:ilvl="6" w:tplc="F5125BC0">
      <w:start w:val="1"/>
      <w:numFmt w:val="bullet"/>
      <w:lvlText w:val=""/>
      <w:lvlJc w:val="left"/>
      <w:pPr>
        <w:ind w:left="5040" w:hanging="360"/>
      </w:pPr>
      <w:rPr>
        <w:rFonts w:ascii="Symbol" w:hAnsi="Symbol" w:hint="default"/>
      </w:rPr>
    </w:lvl>
    <w:lvl w:ilvl="7" w:tplc="495243D0">
      <w:start w:val="1"/>
      <w:numFmt w:val="bullet"/>
      <w:lvlText w:val="o"/>
      <w:lvlJc w:val="left"/>
      <w:pPr>
        <w:ind w:left="5760" w:hanging="360"/>
      </w:pPr>
      <w:rPr>
        <w:rFonts w:ascii="Courier New" w:hAnsi="Courier New" w:hint="default"/>
      </w:rPr>
    </w:lvl>
    <w:lvl w:ilvl="8" w:tplc="10084128">
      <w:start w:val="1"/>
      <w:numFmt w:val="bullet"/>
      <w:lvlText w:val=""/>
      <w:lvlJc w:val="left"/>
      <w:pPr>
        <w:ind w:left="6480" w:hanging="360"/>
      </w:pPr>
      <w:rPr>
        <w:rFonts w:ascii="Wingdings" w:hAnsi="Wingdings" w:hint="default"/>
      </w:rPr>
    </w:lvl>
  </w:abstractNum>
  <w:abstractNum w:abstractNumId="5">
    <w:nsid w:val="74094834"/>
    <w:multiLevelType w:val="hybridMultilevel"/>
    <w:tmpl w:val="817CF126"/>
    <w:lvl w:ilvl="0" w:tplc="E06C1B2E">
      <w:start w:val="1"/>
      <w:numFmt w:val="bullet"/>
      <w:lvlText w:val=""/>
      <w:lvlJc w:val="left"/>
      <w:pPr>
        <w:ind w:left="720" w:hanging="360"/>
      </w:pPr>
      <w:rPr>
        <w:rFonts w:ascii="Symbol" w:hAnsi="Symbol" w:hint="default"/>
      </w:rPr>
    </w:lvl>
    <w:lvl w:ilvl="1" w:tplc="FFA27714">
      <w:start w:val="1"/>
      <w:numFmt w:val="bullet"/>
      <w:lvlText w:val="o"/>
      <w:lvlJc w:val="left"/>
      <w:pPr>
        <w:ind w:left="1440" w:hanging="360"/>
      </w:pPr>
      <w:rPr>
        <w:rFonts w:ascii="Courier New" w:hAnsi="Courier New" w:hint="default"/>
      </w:rPr>
    </w:lvl>
    <w:lvl w:ilvl="2" w:tplc="A5E85D32">
      <w:start w:val="1"/>
      <w:numFmt w:val="bullet"/>
      <w:lvlText w:val=""/>
      <w:lvlJc w:val="left"/>
      <w:pPr>
        <w:ind w:left="2160" w:hanging="360"/>
      </w:pPr>
      <w:rPr>
        <w:rFonts w:ascii="Wingdings" w:hAnsi="Wingdings" w:hint="default"/>
      </w:rPr>
    </w:lvl>
    <w:lvl w:ilvl="3" w:tplc="E1807C5E">
      <w:start w:val="1"/>
      <w:numFmt w:val="bullet"/>
      <w:lvlText w:val=""/>
      <w:lvlJc w:val="left"/>
      <w:pPr>
        <w:ind w:left="2880" w:hanging="360"/>
      </w:pPr>
      <w:rPr>
        <w:rFonts w:ascii="Symbol" w:hAnsi="Symbol" w:hint="default"/>
      </w:rPr>
    </w:lvl>
    <w:lvl w:ilvl="4" w:tplc="BC0E182A">
      <w:start w:val="1"/>
      <w:numFmt w:val="bullet"/>
      <w:lvlText w:val="o"/>
      <w:lvlJc w:val="left"/>
      <w:pPr>
        <w:ind w:left="3600" w:hanging="360"/>
      </w:pPr>
      <w:rPr>
        <w:rFonts w:ascii="Courier New" w:hAnsi="Courier New" w:hint="default"/>
      </w:rPr>
    </w:lvl>
    <w:lvl w:ilvl="5" w:tplc="4990A5D0">
      <w:start w:val="1"/>
      <w:numFmt w:val="bullet"/>
      <w:lvlText w:val=""/>
      <w:lvlJc w:val="left"/>
      <w:pPr>
        <w:ind w:left="4320" w:hanging="360"/>
      </w:pPr>
      <w:rPr>
        <w:rFonts w:ascii="Wingdings" w:hAnsi="Wingdings" w:hint="default"/>
      </w:rPr>
    </w:lvl>
    <w:lvl w:ilvl="6" w:tplc="88BE6300">
      <w:start w:val="1"/>
      <w:numFmt w:val="bullet"/>
      <w:lvlText w:val=""/>
      <w:lvlJc w:val="left"/>
      <w:pPr>
        <w:ind w:left="5040" w:hanging="360"/>
      </w:pPr>
      <w:rPr>
        <w:rFonts w:ascii="Symbol" w:hAnsi="Symbol" w:hint="default"/>
      </w:rPr>
    </w:lvl>
    <w:lvl w:ilvl="7" w:tplc="7EE80F7C">
      <w:start w:val="1"/>
      <w:numFmt w:val="bullet"/>
      <w:lvlText w:val="o"/>
      <w:lvlJc w:val="left"/>
      <w:pPr>
        <w:ind w:left="5760" w:hanging="360"/>
      </w:pPr>
      <w:rPr>
        <w:rFonts w:ascii="Courier New" w:hAnsi="Courier New" w:hint="default"/>
      </w:rPr>
    </w:lvl>
    <w:lvl w:ilvl="8" w:tplc="4C7457CC">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WON Deborah">
    <w15:presenceInfo w15:providerId="None" w15:userId="KEWON Debor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2AA8312"/>
    <w:rsid w:val="0007719B"/>
    <w:rsid w:val="0009075B"/>
    <w:rsid w:val="00150FAA"/>
    <w:rsid w:val="00287FE8"/>
    <w:rsid w:val="00421E80"/>
    <w:rsid w:val="0053595F"/>
    <w:rsid w:val="006618ED"/>
    <w:rsid w:val="0083011B"/>
    <w:rsid w:val="008D10F4"/>
    <w:rsid w:val="008F50DA"/>
    <w:rsid w:val="009414FD"/>
    <w:rsid w:val="00986CA7"/>
    <w:rsid w:val="00A67A30"/>
    <w:rsid w:val="00C44361"/>
    <w:rsid w:val="00D35A51"/>
    <w:rsid w:val="00E3076B"/>
    <w:rsid w:val="00E856A4"/>
    <w:rsid w:val="00F14AB8"/>
    <w:rsid w:val="00F91899"/>
    <w:rsid w:val="00FB5248"/>
    <w:rsid w:val="00FE10BB"/>
    <w:rsid w:val="3CC040C7"/>
    <w:rsid w:val="62AA8312"/>
    <w:rsid w:val="7D9212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8312"/>
  <w15:chartTrackingRefBased/>
  <w15:docId w15:val="{E65CA7BB-E044-45E4-8ACF-05D0D2288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4-Accent5">
    <w:name w:val="Grid Table 4 Accent 5"/>
    <w:basedOn w:val="TableNormal"/>
    <w:uiPriority w:val="49"/>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53595F"/>
    <w:rPr>
      <w:color w:val="954F72"/>
      <w:u w:val="single"/>
    </w:rPr>
  </w:style>
  <w:style w:type="paragraph" w:customStyle="1" w:styleId="msonormal0">
    <w:name w:val="msonormal"/>
    <w:basedOn w:val="Normal"/>
    <w:rsid w:val="005359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53595F"/>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53595F"/>
    <w:pPr>
      <w:spacing w:before="100" w:beforeAutospacing="1" w:after="100" w:afterAutospacing="1" w:line="240" w:lineRule="auto"/>
      <w:jc w:val="right"/>
    </w:pPr>
    <w:rPr>
      <w:rFonts w:ascii="Monaco" w:eastAsia="Times New Roman" w:hAnsi="Monaco" w:cs="Times New Roman"/>
    </w:rPr>
  </w:style>
  <w:style w:type="paragraph" w:customStyle="1" w:styleId="xl67">
    <w:name w:val="xl67"/>
    <w:basedOn w:val="Normal"/>
    <w:rsid w:val="0053595F"/>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68">
    <w:name w:val="xl68"/>
    <w:basedOn w:val="Normal"/>
    <w:rsid w:val="0053595F"/>
    <w:pPr>
      <w:spacing w:before="100" w:beforeAutospacing="1" w:after="100" w:afterAutospacing="1" w:line="240" w:lineRule="auto"/>
    </w:pPr>
    <w:rPr>
      <w:rFonts w:ascii="Helvetica Neue" w:eastAsia="Times New Roman" w:hAnsi="Helvetica Neue" w:cs="Times New Roman"/>
      <w:color w:val="000000"/>
      <w:sz w:val="20"/>
      <w:szCs w:val="20"/>
    </w:rPr>
  </w:style>
  <w:style w:type="paragraph" w:styleId="BalloonText">
    <w:name w:val="Balloon Text"/>
    <w:basedOn w:val="Normal"/>
    <w:link w:val="BalloonTextChar"/>
    <w:uiPriority w:val="99"/>
    <w:semiHidden/>
    <w:unhideWhenUsed/>
    <w:rsid w:val="008F50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50DA"/>
    <w:rPr>
      <w:rFonts w:ascii="Segoe UI" w:hAnsi="Segoe UI" w:cs="Segoe UI"/>
      <w:sz w:val="18"/>
      <w:szCs w:val="18"/>
    </w:rPr>
  </w:style>
  <w:style w:type="paragraph" w:styleId="Footer">
    <w:name w:val="footer"/>
    <w:basedOn w:val="Normal"/>
    <w:link w:val="FooterChar"/>
    <w:uiPriority w:val="99"/>
    <w:unhideWhenUsed/>
    <w:rsid w:val="00077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9B"/>
  </w:style>
  <w:style w:type="character" w:styleId="PageNumber">
    <w:name w:val="page number"/>
    <w:basedOn w:val="DefaultParagraphFont"/>
    <w:uiPriority w:val="99"/>
    <w:semiHidden/>
    <w:unhideWhenUsed/>
    <w:rsid w:val="0007719B"/>
  </w:style>
  <w:style w:type="paragraph" w:styleId="Revision">
    <w:name w:val="Revision"/>
    <w:hidden/>
    <w:uiPriority w:val="99"/>
    <w:semiHidden/>
    <w:rsid w:val="00150FA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1873</Words>
  <Characters>10682</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VIRIYAKOVITHYA Ekapope</dc:creator>
  <cp:keywords/>
  <dc:description/>
  <cp:lastModifiedBy>KEWON Deborah</cp:lastModifiedBy>
  <cp:revision>3</cp:revision>
  <cp:lastPrinted>2019-03-16T13:03:00Z</cp:lastPrinted>
  <dcterms:created xsi:type="dcterms:W3CDTF">2019-03-16T13:04:00Z</dcterms:created>
  <dcterms:modified xsi:type="dcterms:W3CDTF">2019-03-16T13:04:00Z</dcterms:modified>
</cp:coreProperties>
</file>